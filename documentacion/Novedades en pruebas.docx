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D9B" w:rsidRPr="00834FB1" w:rsidRDefault="00834FB1" w:rsidP="00834FB1">
      <w:pPr>
        <w:pBdr>
          <w:bottom w:val="single" w:sz="4" w:space="1" w:color="auto"/>
        </w:pBdr>
        <w:jc w:val="both"/>
        <w:rPr>
          <w:b/>
        </w:rPr>
      </w:pPr>
      <w:r w:rsidRPr="00834FB1">
        <w:rPr>
          <w:b/>
        </w:rPr>
        <w:t>NOVEDADES PLATAFORMA WHODO</w:t>
      </w:r>
    </w:p>
    <w:p w:rsidR="00834FB1" w:rsidRPr="00834FB1" w:rsidRDefault="00834FB1" w:rsidP="00834FB1">
      <w:pPr>
        <w:jc w:val="both"/>
        <w:rPr>
          <w:b/>
        </w:rPr>
      </w:pPr>
      <w:r w:rsidRPr="00834FB1">
        <w:rPr>
          <w:b/>
        </w:rPr>
        <w:t>Junio 13</w:t>
      </w:r>
    </w:p>
    <w:p w:rsidR="00834FB1" w:rsidRPr="00834FB1" w:rsidRDefault="00834FB1" w:rsidP="00834FB1">
      <w:pPr>
        <w:jc w:val="both"/>
        <w:rPr>
          <w:b/>
        </w:rPr>
      </w:pPr>
      <w:r w:rsidRPr="00834FB1">
        <w:rPr>
          <w:b/>
        </w:rPr>
        <w:t>Primer Informe.</w:t>
      </w:r>
    </w:p>
    <w:p w:rsidR="00834FB1" w:rsidRDefault="00834FB1" w:rsidP="00834FB1">
      <w:pPr>
        <w:jc w:val="both"/>
      </w:pPr>
    </w:p>
    <w:p w:rsidR="000E09F9" w:rsidRDefault="000E09F9" w:rsidP="00834FB1">
      <w:pPr>
        <w:jc w:val="both"/>
      </w:pPr>
      <w:r>
        <w:t>CREACIÓN DE USUARIO PROVEEDOR:</w:t>
      </w:r>
    </w:p>
    <w:p w:rsidR="000E09F9" w:rsidRDefault="000E09F9" w:rsidP="00834FB1">
      <w:pPr>
        <w:jc w:val="both"/>
      </w:pPr>
      <w:r>
        <w:t xml:space="preserve">El proceso es simple y sencillo y aunque no es un error, si es conveniente identificar mejor el campo “Descripción” con el </w:t>
      </w:r>
      <w:proofErr w:type="spellStart"/>
      <w:r>
        <w:t>label</w:t>
      </w:r>
      <w:proofErr w:type="spellEnd"/>
      <w:r>
        <w:t xml:space="preserve"> “Descripción general de los productos/servicios a ofrecer”.</w:t>
      </w:r>
    </w:p>
    <w:p w:rsidR="00CC7F87" w:rsidRPr="00CC7F87" w:rsidRDefault="00CC7F87" w:rsidP="00834FB1">
      <w:pPr>
        <w:jc w:val="both"/>
        <w:rPr>
          <w:b/>
          <w:color w:val="00B050"/>
        </w:rPr>
      </w:pPr>
      <w:r w:rsidRPr="00CC7F87">
        <w:rPr>
          <w:b/>
          <w:color w:val="00B050"/>
        </w:rPr>
        <w:t>CAMBIO APLICADO</w:t>
      </w:r>
    </w:p>
    <w:p w:rsidR="000E09F9" w:rsidRDefault="000E09F9" w:rsidP="00834FB1">
      <w:pPr>
        <w:jc w:val="both"/>
      </w:pPr>
      <w:r>
        <w:t xml:space="preserve">En el campo Ciudad, me parece importante agregar listado de </w:t>
      </w:r>
      <w:proofErr w:type="spellStart"/>
      <w:r>
        <w:t>Despartamentos</w:t>
      </w:r>
      <w:proofErr w:type="spellEnd"/>
      <w:r>
        <w:t xml:space="preserve"> y en otro campo Ciudad, las ciudades asociadas a ese Departamento.</w:t>
      </w:r>
    </w:p>
    <w:p w:rsidR="000E09F9" w:rsidRDefault="000E09F9" w:rsidP="00834FB1">
      <w:pPr>
        <w:jc w:val="both"/>
      </w:pPr>
      <w:r>
        <w:rPr>
          <w:noProof/>
          <w:lang w:val="en-US"/>
        </w:rPr>
        <w:drawing>
          <wp:inline distT="0" distB="0" distL="0" distR="0" wp14:anchorId="3FE8D36E" wp14:editId="64B504FC">
            <wp:extent cx="3143250" cy="2226592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4492" cy="22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87" w:rsidRDefault="00F37344" w:rsidP="00F37344">
      <w:pPr>
        <w:ind w:left="708" w:hanging="708"/>
        <w:jc w:val="both"/>
        <w:rPr>
          <w:ins w:id="0" w:author="HP ENVY" w:date="2020-07-07T00:09:00Z"/>
          <w:color w:val="FF0000"/>
        </w:rPr>
      </w:pPr>
      <w:r>
        <w:rPr>
          <w:color w:val="FF0000"/>
        </w:rPr>
        <w:t xml:space="preserve">NO ESTÁ DISPONIBLE PARA ESTÁ VERSIÓN, REQUIERE MANO DE OBRA DADO QUE </w:t>
      </w:r>
      <w:r w:rsidR="00CC7F87">
        <w:rPr>
          <w:color w:val="FF0000"/>
        </w:rPr>
        <w:t>IMPLICA CREAR UNA TABLA NUEVA PARA MAPEAR CIUDADES Y PAISES EN LA BASE DE DATOS Y POSTERIORMENTE POBLARLA</w:t>
      </w:r>
      <w:r>
        <w:rPr>
          <w:color w:val="FF0000"/>
        </w:rPr>
        <w:t xml:space="preserve"> Y FINALMENTE AÑADIRLA EN EL FRONT.</w:t>
      </w:r>
    </w:p>
    <w:p w:rsidR="00BB6E1A" w:rsidRPr="00CC7F87" w:rsidRDefault="00BB6E1A" w:rsidP="00F37344">
      <w:pPr>
        <w:ind w:left="708" w:hanging="708"/>
        <w:jc w:val="both"/>
        <w:rPr>
          <w:color w:val="FF0000"/>
        </w:rPr>
      </w:pPr>
      <w:ins w:id="1" w:author="HP ENVY" w:date="2020-07-07T00:10:00Z">
        <w:r>
          <w:rPr>
            <w:color w:val="FF0000"/>
          </w:rPr>
          <w:t xml:space="preserve">Tengo entendido que esas son BD ya </w:t>
        </w:r>
        <w:proofErr w:type="spellStart"/>
        <w:r>
          <w:rPr>
            <w:color w:val="FF0000"/>
          </w:rPr>
          <w:t>preconstruidas</w:t>
        </w:r>
        <w:proofErr w:type="spellEnd"/>
        <w:r>
          <w:rPr>
            <w:color w:val="FF0000"/>
          </w:rPr>
          <w:t xml:space="preserve"> y sólo hay que subir la información. </w:t>
        </w:r>
      </w:ins>
    </w:p>
    <w:p w:rsidR="000E09F9" w:rsidRDefault="000E09F9" w:rsidP="00834FB1">
      <w:pPr>
        <w:jc w:val="both"/>
      </w:pPr>
      <w:r>
        <w:t xml:space="preserve">En el proceso de </w:t>
      </w:r>
      <w:proofErr w:type="spellStart"/>
      <w:r>
        <w:t>logueo</w:t>
      </w:r>
      <w:proofErr w:type="spellEnd"/>
      <w:r>
        <w:t>, si siempre el usuario va a ser el correo electrónico, creo que debería decir de una vez “Correo Electrónico Registrado” o “Usuario o Correo Electrónico Registrado”, pues cuando se crea el usuario en ningún momento se le informa al usuario que el correo electrónico ingresado será su usuario en la plataforma.</w:t>
      </w:r>
    </w:p>
    <w:p w:rsidR="000E09F9" w:rsidRDefault="000E09F9" w:rsidP="00834FB1">
      <w:pPr>
        <w:jc w:val="both"/>
      </w:pPr>
      <w:r>
        <w:rPr>
          <w:noProof/>
          <w:lang w:val="en-US"/>
        </w:rPr>
        <w:drawing>
          <wp:inline distT="0" distB="0" distL="0" distR="0" wp14:anchorId="5D13E0FC" wp14:editId="58A85689">
            <wp:extent cx="2177852" cy="1876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4470" cy="18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44" w:rsidRPr="00CC7F87" w:rsidRDefault="00F37344" w:rsidP="00F37344">
      <w:pPr>
        <w:jc w:val="both"/>
        <w:rPr>
          <w:b/>
          <w:color w:val="00B050"/>
        </w:rPr>
      </w:pPr>
      <w:r w:rsidRPr="00CC7F87">
        <w:rPr>
          <w:b/>
          <w:color w:val="00B050"/>
        </w:rPr>
        <w:lastRenderedPageBreak/>
        <w:t>CAMBIO APLICADO</w:t>
      </w:r>
    </w:p>
    <w:p w:rsidR="000E09F9" w:rsidRDefault="000E09F9" w:rsidP="00834FB1">
      <w:pPr>
        <w:jc w:val="both"/>
      </w:pPr>
    </w:p>
    <w:p w:rsidR="000E09F9" w:rsidRDefault="000E09F9" w:rsidP="00834FB1">
      <w:pPr>
        <w:jc w:val="both"/>
      </w:pPr>
      <w:r>
        <w:t xml:space="preserve">Cuando se ingresan los datos de usuario y contraseña, no carga </w:t>
      </w:r>
      <w:r w:rsidR="000C7A86">
        <w:t xml:space="preserve">con sólo dar </w:t>
      </w:r>
      <w:proofErr w:type="spellStart"/>
      <w:r w:rsidR="000C7A86">
        <w:t>Enter</w:t>
      </w:r>
      <w:proofErr w:type="spellEnd"/>
      <w:r w:rsidR="000C7A86">
        <w:t xml:space="preserve">, hay que hacer clic en el botón “ingresar”, creo que por UX debería permitirse el acceso también con </w:t>
      </w:r>
      <w:proofErr w:type="spellStart"/>
      <w:r w:rsidR="000C7A86">
        <w:t>con</w:t>
      </w:r>
      <w:proofErr w:type="spellEnd"/>
      <w:r w:rsidR="000C7A86">
        <w:t xml:space="preserve"> </w:t>
      </w:r>
      <w:proofErr w:type="spellStart"/>
      <w:r w:rsidR="000C7A86">
        <w:t>Enter</w:t>
      </w:r>
      <w:proofErr w:type="spellEnd"/>
      <w:r w:rsidR="000C7A86">
        <w:t>.</w:t>
      </w:r>
    </w:p>
    <w:p w:rsidR="00073381" w:rsidRPr="00CC7F87" w:rsidRDefault="00073381" w:rsidP="00073381">
      <w:pPr>
        <w:jc w:val="both"/>
        <w:rPr>
          <w:b/>
          <w:color w:val="00B050"/>
        </w:rPr>
      </w:pPr>
      <w:r>
        <w:rPr>
          <w:b/>
          <w:color w:val="00B050"/>
        </w:rPr>
        <w:t xml:space="preserve">LUEGO DE INGRESAR LA CONTRASEÑA CON EL TABULADOR BAJA UNA VEZ PARA LUEGO DAR ENTER </w:t>
      </w:r>
    </w:p>
    <w:p w:rsidR="000C7A86" w:rsidRDefault="000C7A86" w:rsidP="00834FB1">
      <w:pPr>
        <w:jc w:val="both"/>
      </w:pPr>
      <w:r>
        <w:t>En la opción de Sugerir Categoría, cuando se sugiere y se crea una categoría, la plataforma confirma que se ha creado es un portafolio y debería decir es “Categoría Creada Exitosamente”.</w:t>
      </w:r>
    </w:p>
    <w:p w:rsidR="000C7A86" w:rsidRDefault="000C7A86" w:rsidP="00834FB1">
      <w:pPr>
        <w:jc w:val="both"/>
      </w:pPr>
      <w:r>
        <w:rPr>
          <w:noProof/>
          <w:lang w:val="en-US"/>
        </w:rPr>
        <w:drawing>
          <wp:inline distT="0" distB="0" distL="0" distR="0" wp14:anchorId="2D32DFD2" wp14:editId="5C7FEAA9">
            <wp:extent cx="1394715" cy="1524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2348"/>
                    <a:stretch/>
                  </pic:blipFill>
                  <pic:spPr bwMode="auto">
                    <a:xfrm>
                      <a:off x="0" y="0"/>
                      <a:ext cx="1407877" cy="153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344" w:rsidRPr="00CC7F87" w:rsidRDefault="00F37344" w:rsidP="00F37344">
      <w:pPr>
        <w:jc w:val="both"/>
        <w:rPr>
          <w:b/>
          <w:color w:val="00B050"/>
        </w:rPr>
      </w:pPr>
      <w:r w:rsidRPr="00CC7F87">
        <w:rPr>
          <w:b/>
          <w:color w:val="00B050"/>
        </w:rPr>
        <w:t>CAMBIO APLICADO</w:t>
      </w:r>
    </w:p>
    <w:p w:rsidR="000E09F9" w:rsidRDefault="009F2EA6" w:rsidP="00834FB1">
      <w:pPr>
        <w:jc w:val="both"/>
      </w:pPr>
      <w:r>
        <w:t xml:space="preserve">Cuando quiero eliminar un portafolio ya creado, muestra el mensaje con el título </w:t>
      </w:r>
      <w:r w:rsidR="00647B9F">
        <w:t>“Recuperar Contraseña”, debería decir “Eliminación de Portafolio”.</w:t>
      </w:r>
    </w:p>
    <w:p w:rsidR="00647B9F" w:rsidRDefault="00647B9F" w:rsidP="00834FB1">
      <w:pPr>
        <w:jc w:val="both"/>
      </w:pPr>
      <w:r>
        <w:rPr>
          <w:noProof/>
          <w:lang w:val="en-US"/>
        </w:rPr>
        <w:drawing>
          <wp:inline distT="0" distB="0" distL="0" distR="0" wp14:anchorId="381D4AE4" wp14:editId="27AC74FD">
            <wp:extent cx="3019425" cy="13545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182" cy="13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44" w:rsidRPr="00F37344" w:rsidRDefault="00F37344" w:rsidP="00F37344">
      <w:pPr>
        <w:jc w:val="both"/>
        <w:rPr>
          <w:b/>
          <w:color w:val="00B050"/>
          <w:u w:val="single"/>
        </w:rPr>
      </w:pPr>
      <w:r w:rsidRPr="00CC7F87">
        <w:rPr>
          <w:b/>
          <w:color w:val="00B050"/>
        </w:rPr>
        <w:t>CAMBIO APLICADO</w:t>
      </w:r>
    </w:p>
    <w:p w:rsidR="00647B9F" w:rsidRDefault="00647B9F" w:rsidP="00834FB1">
      <w:pPr>
        <w:jc w:val="both"/>
      </w:pPr>
    </w:p>
    <w:p w:rsidR="00647B9F" w:rsidRDefault="00647B9F" w:rsidP="00834FB1">
      <w:pPr>
        <w:jc w:val="both"/>
      </w:pPr>
      <w:r>
        <w:t>Al crear un nuevo portafolio, como el que muestra la siguiente imagen, no permite escoger una categoría diferente a las que se listan por defecto a pesar de haber creado ya unas en la opción de Sugerir Categorías.</w:t>
      </w:r>
    </w:p>
    <w:p w:rsidR="00CF12E3" w:rsidRPr="00CF12E3" w:rsidRDefault="00647B9F" w:rsidP="00834FB1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24406782" wp14:editId="2B8D18EE">
            <wp:extent cx="5400040" cy="18840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9F" w:rsidRDefault="00647B9F" w:rsidP="00834FB1">
      <w:pPr>
        <w:jc w:val="both"/>
      </w:pPr>
      <w:r>
        <w:rPr>
          <w:noProof/>
          <w:lang w:val="en-US"/>
        </w:rPr>
        <w:drawing>
          <wp:inline distT="0" distB="0" distL="0" distR="0" wp14:anchorId="6EEE9D53" wp14:editId="6A81682B">
            <wp:extent cx="4143375" cy="13906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32" t="31688" r="3339" b="22506"/>
                    <a:stretch/>
                  </pic:blipFill>
                  <pic:spPr bwMode="auto">
                    <a:xfrm>
                      <a:off x="0" y="0"/>
                      <a:ext cx="414337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2E3" w:rsidRDefault="00CF12E3" w:rsidP="00CF12E3">
      <w:pPr>
        <w:jc w:val="both"/>
        <w:rPr>
          <w:color w:val="FF0000"/>
        </w:rPr>
      </w:pPr>
      <w:r w:rsidRPr="00CF12E3">
        <w:rPr>
          <w:color w:val="FF0000"/>
        </w:rPr>
        <w:t>NO ESTÁ DISPONIBLE PARA ESTA VERSIÓN, DADO QUE SE LE DIÓ PRIORIDAD Y AL CARGAR PRODUCTOS Y CREAR PORTAFOLIO, EL SUGERIR CATEGORIAS SOLO ESTÁ CREADO EL FRONT Y LA TABLA DE LA BASE DE DATOS.</w:t>
      </w:r>
    </w:p>
    <w:p w:rsidR="00CF12E3" w:rsidRDefault="00BB6E1A" w:rsidP="00834FB1">
      <w:pPr>
        <w:jc w:val="both"/>
      </w:pPr>
      <w:ins w:id="2" w:author="HP ENVY" w:date="2020-07-07T00:06:00Z">
        <w:r>
          <w:t>Leo, esto no tiene sentido. Mostrarle a un usuario una funcionalidad que sirve. En el mínimo viable iba este requisito.</w:t>
        </w:r>
      </w:ins>
      <w:ins w:id="3" w:author="HP ENVY" w:date="2020-07-07T00:07:00Z">
        <w:r>
          <w:t xml:space="preserve"> </w:t>
        </w:r>
        <w:proofErr w:type="gramStart"/>
        <w:r>
          <w:t>Si no se va a dejar la opción que el usuario cree otras categorías, entonces dónde estaría la opción de editar las ya creadas?</w:t>
        </w:r>
      </w:ins>
      <w:proofErr w:type="gramEnd"/>
      <w:ins w:id="4" w:author="HP ENVY" w:date="2020-07-07T00:08:00Z">
        <w:r>
          <w:t xml:space="preserve"> Esta parte no es aceptable.</w:t>
        </w:r>
      </w:ins>
    </w:p>
    <w:p w:rsidR="00DC273D" w:rsidRDefault="00DC273D" w:rsidP="00834FB1">
      <w:pPr>
        <w:jc w:val="both"/>
      </w:pPr>
      <w:r>
        <w:t xml:space="preserve">El cuadro que muestra los portafolios creados, tiene dos columnas iniciales: </w:t>
      </w:r>
      <w:proofErr w:type="spellStart"/>
      <w:r>
        <w:t>Op</w:t>
      </w:r>
      <w:proofErr w:type="spellEnd"/>
      <w:r>
        <w:t xml:space="preserve"> y Nombre. </w:t>
      </w:r>
    </w:p>
    <w:p w:rsidR="00DC273D" w:rsidRDefault="00DC273D" w:rsidP="00834FB1">
      <w:pPr>
        <w:jc w:val="both"/>
      </w:pPr>
      <w:r>
        <w:rPr>
          <w:noProof/>
          <w:lang w:val="en-US"/>
        </w:rPr>
        <w:drawing>
          <wp:inline distT="0" distB="0" distL="0" distR="0" wp14:anchorId="23037C90" wp14:editId="32085C01">
            <wp:extent cx="3619500" cy="1313473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0525" cy="132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9F" w:rsidRDefault="00DC273D" w:rsidP="00834FB1">
      <w:pPr>
        <w:jc w:val="both"/>
      </w:pPr>
      <w:r>
        <w:t xml:space="preserve">Sería bueno que se pudiera cambiar el ícono de eliminación por una caneca que representa la acción de eliminar y agregar la opción de editar con la imagen del lápiz. </w:t>
      </w:r>
      <w:proofErr w:type="gramStart"/>
      <w:r>
        <w:t xml:space="preserve">Por otro lado, </w:t>
      </w:r>
      <w:r w:rsidR="00BE72CA">
        <w:t>quisiera saber qué significa la columna Nombre en esa tabla, representa el nombre del proveedor?</w:t>
      </w:r>
      <w:proofErr w:type="gramEnd"/>
    </w:p>
    <w:p w:rsidR="00CF12E3" w:rsidRPr="00567E56" w:rsidRDefault="00CF12E3" w:rsidP="00834FB1">
      <w:pPr>
        <w:jc w:val="both"/>
        <w:rPr>
          <w:color w:val="00B050"/>
        </w:rPr>
      </w:pPr>
      <w:r w:rsidRPr="00567E56">
        <w:rPr>
          <w:color w:val="FF0000"/>
        </w:rPr>
        <w:t xml:space="preserve">ESTE ICONO SE PUEDE </w:t>
      </w:r>
      <w:r w:rsidR="00567E56" w:rsidRPr="00567E56">
        <w:rPr>
          <w:color w:val="FF0000"/>
        </w:rPr>
        <w:t>CAMBIAR,</w:t>
      </w:r>
      <w:r w:rsidRPr="00567E56">
        <w:rPr>
          <w:color w:val="FF0000"/>
        </w:rPr>
        <w:t xml:space="preserve"> PERO NO LE APUNTA AL MINIMO VIABLE, LO PODRIAMOS DEJAR PARA LA VERSION 2. </w:t>
      </w:r>
      <w:r w:rsidR="00567E56" w:rsidRPr="00567E56">
        <w:rPr>
          <w:color w:val="00B050"/>
        </w:rPr>
        <w:t>LA COLUMNA NOMBRE ES EL NOMBRE DEL PROVEEDOR, ES IMPORTANTE DEJARLO ALLÍ PARA PODER HACER LAS PRUEBAS. MÁS ADELANTE SI DESEAN SE QUITA.</w:t>
      </w:r>
    </w:p>
    <w:p w:rsidR="00BE72CA" w:rsidRDefault="00BE72CA" w:rsidP="00834FB1">
      <w:pPr>
        <w:jc w:val="both"/>
      </w:pPr>
      <w:r>
        <w:t>Para cargar productos, se informa que se debe utilizar la plantilla ejemplo</w:t>
      </w:r>
      <w:r w:rsidR="00F57A1B">
        <w:t>, pero en ninguna parte se indica cuál es:</w:t>
      </w:r>
    </w:p>
    <w:p w:rsidR="00F57A1B" w:rsidRDefault="00F57A1B" w:rsidP="00834FB1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4F88D00B" wp14:editId="17112348">
            <wp:extent cx="3305175" cy="1710109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9796" cy="17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1B" w:rsidRDefault="00834FB1" w:rsidP="00834FB1">
      <w:pPr>
        <w:jc w:val="both"/>
      </w:pPr>
      <w:r>
        <w:t xml:space="preserve">De igual forma, siguiendo lo que dice el video tutorial, se intentó cargar un archivo en Excel con las columnas nombre, precio y descripción y no permitió cargarlo. De hecho, el </w:t>
      </w:r>
      <w:proofErr w:type="spellStart"/>
      <w:r>
        <w:t>videotutorial</w:t>
      </w:r>
      <w:proofErr w:type="spellEnd"/>
      <w:r>
        <w:t xml:space="preserve"> da la apariencia que lo estuvieras mostrando, pero realmente no se ve la plantilla ejemplo tampoco.</w:t>
      </w:r>
    </w:p>
    <w:p w:rsidR="00567E56" w:rsidRDefault="00567E56" w:rsidP="00834FB1">
      <w:pPr>
        <w:jc w:val="both"/>
        <w:rPr>
          <w:color w:val="00B050"/>
        </w:rPr>
      </w:pPr>
    </w:p>
    <w:p w:rsidR="00567E56" w:rsidRDefault="00567E56" w:rsidP="00834FB1">
      <w:pPr>
        <w:jc w:val="both"/>
        <w:rPr>
          <w:color w:val="00B050"/>
        </w:rPr>
      </w:pPr>
      <w:r>
        <w:rPr>
          <w:color w:val="00B050"/>
        </w:rPr>
        <w:t>PARA PODER SUBIR LOS PRODUCTOS DEBE TENER EXACTAMENTE ESTOS TITULOS:</w:t>
      </w:r>
    </w:p>
    <w:p w:rsidR="00567E56" w:rsidRDefault="00567E56" w:rsidP="00834FB1">
      <w:pPr>
        <w:jc w:val="both"/>
        <w:rPr>
          <w:color w:val="000000" w:themeColor="text1"/>
        </w:rPr>
      </w:pPr>
      <w:r>
        <w:rPr>
          <w:color w:val="000000" w:themeColor="text1"/>
        </w:rPr>
        <w:t>Nombre – Precio – Descripción</w:t>
      </w:r>
    </w:p>
    <w:p w:rsidR="00567E56" w:rsidRPr="00366D04" w:rsidRDefault="00567E56" w:rsidP="00834FB1">
      <w:pPr>
        <w:jc w:val="both"/>
        <w:rPr>
          <w:color w:val="FF0000"/>
        </w:rPr>
      </w:pPr>
      <w:r w:rsidRPr="00366D04">
        <w:rPr>
          <w:color w:val="FF0000"/>
        </w:rPr>
        <w:t>NO ES IGUAL AL ARCHIVO QUE INTENTA SUBIR DADO QUE LE HACE FALTA LA TILDE.</w:t>
      </w:r>
    </w:p>
    <w:p w:rsidR="00567E56" w:rsidRPr="00567E56" w:rsidRDefault="00567E56" w:rsidP="00834FB1">
      <w:pPr>
        <w:jc w:val="both"/>
        <w:rPr>
          <w:color w:val="00B050"/>
        </w:rPr>
      </w:pPr>
      <w:r w:rsidRPr="00567E56">
        <w:rPr>
          <w:color w:val="00B050"/>
        </w:rPr>
        <w:t>LUEGO DE “Descripción” SE PUEDE PONER TODAS LAS COLUMNAS QUE DESEÉ PARA DESCRIBIR EL PRODUCTO.</w:t>
      </w:r>
    </w:p>
    <w:p w:rsidR="00567E56" w:rsidRDefault="00567E56" w:rsidP="00834FB1">
      <w:pPr>
        <w:jc w:val="both"/>
        <w:rPr>
          <w:ins w:id="5" w:author="HP ENVY" w:date="2020-07-07T00:06:00Z"/>
          <w:color w:val="000000" w:themeColor="text1"/>
        </w:rPr>
      </w:pPr>
      <w:r>
        <w:rPr>
          <w:color w:val="000000" w:themeColor="text1"/>
        </w:rPr>
        <w:t>NOTA: EL ESTADO NO DESCRIBE EL PRODUCTO, ESO IRIA EN LA TABLA “MIS PRODUCTOS” SE PODRA ADMINISTRAR, PERO NO ESTÁ DISPONIBLE EN ESTA VERSÓN, SERIA PARA LA SIGUIENTE VERSION.</w:t>
      </w:r>
    </w:p>
    <w:p w:rsidR="00BB6E1A" w:rsidRDefault="00BB6E1A" w:rsidP="00BB6E1A">
      <w:pPr>
        <w:jc w:val="both"/>
        <w:rPr>
          <w:ins w:id="6" w:author="HP ENVY" w:date="2020-07-07T00:06:00Z"/>
          <w:color w:val="000000" w:themeColor="text1"/>
        </w:rPr>
      </w:pPr>
      <w:ins w:id="7" w:author="HP ENVY" w:date="2020-07-07T00:06:00Z">
        <w:r>
          <w:rPr>
            <w:color w:val="000000" w:themeColor="text1"/>
          </w:rPr>
          <w:t>Ok, pero se debe mostrar la plantilla ejemplo, en ninguna parte se muestra.</w:t>
        </w:r>
      </w:ins>
    </w:p>
    <w:p w:rsidR="00BB6E1A" w:rsidDel="00BB6E1A" w:rsidRDefault="00BB6E1A" w:rsidP="00834FB1">
      <w:pPr>
        <w:jc w:val="both"/>
        <w:rPr>
          <w:del w:id="8" w:author="HP ENVY" w:date="2020-07-07T00:06:00Z"/>
          <w:color w:val="000000" w:themeColor="text1"/>
        </w:rPr>
      </w:pPr>
    </w:p>
    <w:p w:rsidR="00567E56" w:rsidRDefault="00567E56" w:rsidP="00834FB1">
      <w:pPr>
        <w:jc w:val="both"/>
        <w:rPr>
          <w:ins w:id="9" w:author="HP ENVY" w:date="2020-07-07T01:27:00Z"/>
          <w:b/>
          <w:color w:val="000000" w:themeColor="text1"/>
          <w:sz w:val="28"/>
        </w:rPr>
      </w:pPr>
      <w:r w:rsidRPr="00567E56">
        <w:rPr>
          <w:b/>
          <w:color w:val="000000" w:themeColor="text1"/>
          <w:sz w:val="28"/>
        </w:rPr>
        <w:t xml:space="preserve">Nota: Yo enfoque mis esfuerzos en crear la app con lo mínimo para que sea funcional, temas relacionados con </w:t>
      </w:r>
      <w:proofErr w:type="spellStart"/>
      <w:r w:rsidRPr="00567E56">
        <w:rPr>
          <w:b/>
          <w:color w:val="000000" w:themeColor="text1"/>
          <w:sz w:val="28"/>
        </w:rPr>
        <w:t>front</w:t>
      </w:r>
      <w:proofErr w:type="spellEnd"/>
      <w:r w:rsidRPr="00567E56">
        <w:rPr>
          <w:b/>
          <w:color w:val="000000" w:themeColor="text1"/>
          <w:sz w:val="28"/>
        </w:rPr>
        <w:t xml:space="preserve"> y funcionalidades adicionales estarían en la versión 2 </w:t>
      </w:r>
    </w:p>
    <w:p w:rsidR="000B66F9" w:rsidRPr="00567E56" w:rsidRDefault="000B66F9" w:rsidP="00834FB1">
      <w:pPr>
        <w:jc w:val="both"/>
        <w:rPr>
          <w:b/>
          <w:color w:val="000000" w:themeColor="text1"/>
          <w:sz w:val="28"/>
        </w:rPr>
      </w:pPr>
      <w:ins w:id="10" w:author="HP ENVY" w:date="2020-07-07T01:27:00Z">
        <w:r>
          <w:rPr>
            <w:b/>
            <w:color w:val="000000" w:themeColor="text1"/>
            <w:sz w:val="28"/>
          </w:rPr>
          <w:t>Las que se piden en este documento son las requeridas en el PMV.</w:t>
        </w:r>
      </w:ins>
    </w:p>
    <w:p w:rsidR="00567E56" w:rsidRPr="00567E56" w:rsidRDefault="00567E56" w:rsidP="00BB6E1A">
      <w:pPr>
        <w:pBdr>
          <w:bottom w:val="single" w:sz="4" w:space="1" w:color="auto"/>
        </w:pBdr>
        <w:jc w:val="both"/>
        <w:rPr>
          <w:color w:val="00B050"/>
        </w:rPr>
      </w:pPr>
    </w:p>
    <w:p w:rsidR="00BB6E1A" w:rsidRPr="00834FB1" w:rsidRDefault="00BB6E1A" w:rsidP="00BB6E1A">
      <w:pPr>
        <w:jc w:val="both"/>
        <w:rPr>
          <w:b/>
        </w:rPr>
      </w:pPr>
      <w:r>
        <w:rPr>
          <w:b/>
        </w:rPr>
        <w:t>Julio 07</w:t>
      </w:r>
    </w:p>
    <w:p w:rsidR="00BB6E1A" w:rsidRPr="00834FB1" w:rsidRDefault="00BB6E1A" w:rsidP="00BB6E1A">
      <w:pPr>
        <w:jc w:val="both"/>
        <w:rPr>
          <w:b/>
        </w:rPr>
      </w:pPr>
      <w:r>
        <w:rPr>
          <w:b/>
        </w:rPr>
        <w:t xml:space="preserve">Segundo </w:t>
      </w:r>
      <w:r w:rsidRPr="00834FB1">
        <w:rPr>
          <w:b/>
        </w:rPr>
        <w:t>Informe.</w:t>
      </w:r>
    </w:p>
    <w:p w:rsidR="00F57A1B" w:rsidRDefault="00BB6E1A">
      <w:r>
        <w:t>Luego de intentar crear un nuevo portafolio (Servicios Administrativos) y luego de asignarle cualquier categoría genera el mensaje de que el portafolio ya existe, lo cual no es cierto, pues la imagen muestra sólo un portafolio creado.</w:t>
      </w:r>
    </w:p>
    <w:p w:rsidR="00BB6E1A" w:rsidRDefault="00BB6E1A">
      <w:pPr>
        <w:rPr>
          <w:ins w:id="11" w:author="HP ENVY" w:date="2020-07-07T00:11:00Z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2801752</wp:posOffset>
                </wp:positionH>
                <wp:positionV relativeFrom="paragraph">
                  <wp:posOffset>169940</wp:posOffset>
                </wp:positionV>
                <wp:extent cx="1570007" cy="396815"/>
                <wp:effectExtent l="0" t="0" r="11430" b="22860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007" cy="39681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08D692" id="6 Elipse" o:spid="_x0000_s1026" style="position:absolute;margin-left:220.6pt;margin-top:13.4pt;width:123.6pt;height:31.2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5820C0D" wp14:editId="04D44191">
            <wp:extent cx="4373592" cy="2872596"/>
            <wp:effectExtent l="0" t="0" r="825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010" b="5386"/>
                    <a:stretch/>
                  </pic:blipFill>
                  <pic:spPr bwMode="auto">
                    <a:xfrm>
                      <a:off x="0" y="0"/>
                      <a:ext cx="4373515" cy="287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E1A" w:rsidRDefault="00BB6E1A">
      <w:pPr>
        <w:rPr>
          <w:ins w:id="12" w:author="HP ENVY" w:date="2020-07-07T00:11:00Z"/>
        </w:rPr>
      </w:pPr>
    </w:p>
    <w:p w:rsidR="00BB6E1A" w:rsidRDefault="00BB6E1A">
      <w:pPr>
        <w:rPr>
          <w:ins w:id="13" w:author="MSI" w:date="2020-07-13T20:14:00Z"/>
        </w:rPr>
      </w:pPr>
      <w:ins w:id="14" w:author="HP ENVY" w:date="2020-07-07T00:12:00Z">
        <w:r>
          <w:t xml:space="preserve">En la creación de los portafolios, cuando se puede cargar uno, la descripción no reconoce las tildes y </w:t>
        </w:r>
        <w:proofErr w:type="spellStart"/>
        <w:r>
          <w:t>desconfigura</w:t>
        </w:r>
        <w:proofErr w:type="spellEnd"/>
        <w:r>
          <w:t xml:space="preserve"> el texto</w:t>
        </w:r>
      </w:ins>
      <w:ins w:id="15" w:author="HP ENVY" w:date="2020-07-07T00:13:00Z">
        <w:r>
          <w:t xml:space="preserve">, le antepone la palabra </w:t>
        </w:r>
      </w:ins>
      <w:ins w:id="16" w:author="HP ENVY" w:date="2020-07-07T00:14:00Z">
        <w:r>
          <w:t xml:space="preserve">“Detalle”, le adiciona llaves y corchetes al inicio y al final y también encierra entre comillas el </w:t>
        </w:r>
        <w:proofErr w:type="spellStart"/>
        <w:r>
          <w:t>texo</w:t>
        </w:r>
        <w:proofErr w:type="spellEnd"/>
        <w:r>
          <w:t xml:space="preserve">, lo cual no da una </w:t>
        </w:r>
      </w:ins>
      <w:ins w:id="17" w:author="HP ENVY" w:date="2020-07-07T00:15:00Z">
        <w:r>
          <w:t>buena presentación.</w:t>
        </w:r>
      </w:ins>
    </w:p>
    <w:p w:rsidR="00684B91" w:rsidRPr="00F22768" w:rsidRDefault="00684B91">
      <w:pPr>
        <w:rPr>
          <w:ins w:id="18" w:author="HP ENVY" w:date="2020-07-07T00:15:00Z"/>
          <w:color w:val="FF0000"/>
          <w:rPrChange w:id="19" w:author="MSI" w:date="2020-07-13T20:21:00Z">
            <w:rPr>
              <w:ins w:id="20" w:author="HP ENVY" w:date="2020-07-07T00:15:00Z"/>
            </w:rPr>
          </w:rPrChange>
        </w:rPr>
      </w:pPr>
      <w:ins w:id="21" w:author="MSI" w:date="2020-07-13T20:17:00Z">
        <w:r w:rsidRPr="00F22768">
          <w:rPr>
            <w:color w:val="FF0000"/>
            <w:rPrChange w:id="22" w:author="MSI" w:date="2020-07-13T20:21:00Z">
              <w:rPr/>
            </w:rPrChange>
          </w:rPr>
          <w:t>Esto ya se los había dicho incluso en el video, e</w:t>
        </w:r>
      </w:ins>
      <w:ins w:id="23" w:author="MSI" w:date="2020-07-13T20:14:00Z">
        <w:r w:rsidRPr="00F22768">
          <w:rPr>
            <w:color w:val="FF0000"/>
            <w:rPrChange w:id="24" w:author="MSI" w:date="2020-07-13T20:21:00Z">
              <w:rPr/>
            </w:rPrChange>
          </w:rPr>
          <w:t xml:space="preserve">l campo detalle no está mostrando un texto, lo que muestra es el </w:t>
        </w:r>
      </w:ins>
      <w:ins w:id="25" w:author="MSI" w:date="2020-07-13T20:15:00Z">
        <w:r w:rsidRPr="00F22768">
          <w:rPr>
            <w:color w:val="FF0000"/>
            <w:rPrChange w:id="26" w:author="MSI" w:date="2020-07-13T20:21:00Z">
              <w:rPr/>
            </w:rPrChange>
          </w:rPr>
          <w:t xml:space="preserve">JSON con toda la información del producto, </w:t>
        </w:r>
      </w:ins>
      <w:ins w:id="27" w:author="MSI" w:date="2020-07-13T20:16:00Z">
        <w:r w:rsidRPr="00F22768">
          <w:rPr>
            <w:color w:val="FF0000"/>
            <w:rPrChange w:id="28" w:author="MSI" w:date="2020-07-13T20:21:00Z">
              <w:rPr/>
            </w:rPrChange>
          </w:rPr>
          <w:t>mis esfuerzos fueron crear el sistema que permita colocar todo el detalle que el proveedor quiera a sus productos</w:t>
        </w:r>
      </w:ins>
      <w:ins w:id="29" w:author="MSI" w:date="2020-07-13T20:18:00Z">
        <w:r w:rsidRPr="00F22768">
          <w:rPr>
            <w:color w:val="FF0000"/>
            <w:rPrChange w:id="30" w:author="MSI" w:date="2020-07-13T20:21:00Z">
              <w:rPr/>
            </w:rPrChange>
          </w:rPr>
          <w:t xml:space="preserve">, </w:t>
        </w:r>
      </w:ins>
      <w:ins w:id="31" w:author="MSI" w:date="2020-07-13T20:19:00Z">
        <w:r w:rsidRPr="00F22768">
          <w:rPr>
            <w:color w:val="FF0000"/>
            <w:rPrChange w:id="32" w:author="MSI" w:date="2020-07-13T20:21:00Z">
              <w:rPr/>
            </w:rPrChange>
          </w:rPr>
          <w:t xml:space="preserve">para que se vea bonito no era prioridad y </w:t>
        </w:r>
      </w:ins>
      <w:ins w:id="33" w:author="MSI" w:date="2020-07-13T20:18:00Z">
        <w:r w:rsidRPr="00F22768">
          <w:rPr>
            <w:color w:val="FF0000"/>
            <w:rPrChange w:id="34" w:author="MSI" w:date="2020-07-13T20:21:00Z">
              <w:rPr/>
            </w:rPrChange>
          </w:rPr>
          <w:t>no se contempla en esta fase</w:t>
        </w:r>
      </w:ins>
      <w:ins w:id="35" w:author="MSI" w:date="2020-07-13T20:19:00Z">
        <w:r w:rsidRPr="00F22768">
          <w:rPr>
            <w:color w:val="FF0000"/>
            <w:rPrChange w:id="36" w:author="MSI" w:date="2020-07-13T20:21:00Z">
              <w:rPr/>
            </w:rPrChange>
          </w:rPr>
          <w:t xml:space="preserve"> dado que genera un esfuerzo adicional</w:t>
        </w:r>
      </w:ins>
      <w:ins w:id="37" w:author="MSI" w:date="2020-07-13T20:18:00Z">
        <w:r w:rsidRPr="00F22768">
          <w:rPr>
            <w:color w:val="FF0000"/>
            <w:rPrChange w:id="38" w:author="MSI" w:date="2020-07-13T20:21:00Z">
              <w:rPr/>
            </w:rPrChange>
          </w:rPr>
          <w:t xml:space="preserve">, </w:t>
        </w:r>
      </w:ins>
      <w:ins w:id="39" w:author="MSI" w:date="2020-07-13T20:20:00Z">
        <w:r w:rsidRPr="00F22768">
          <w:rPr>
            <w:color w:val="FF0000"/>
            <w:rPrChange w:id="40" w:author="MSI" w:date="2020-07-13T20:21:00Z">
              <w:rPr/>
            </w:rPrChange>
          </w:rPr>
          <w:t xml:space="preserve">está pendiente </w:t>
        </w:r>
      </w:ins>
      <w:ins w:id="41" w:author="MSI" w:date="2020-07-13T20:18:00Z">
        <w:r w:rsidRPr="00F22768">
          <w:rPr>
            <w:color w:val="FF0000"/>
            <w:rPrChange w:id="42" w:author="MSI" w:date="2020-07-13T20:21:00Z">
              <w:rPr/>
            </w:rPrChange>
          </w:rPr>
          <w:t xml:space="preserve">para la próxima </w:t>
        </w:r>
      </w:ins>
      <w:ins w:id="43" w:author="MSI" w:date="2020-07-13T20:20:00Z">
        <w:r w:rsidRPr="00F22768">
          <w:rPr>
            <w:color w:val="FF0000"/>
            <w:rPrChange w:id="44" w:author="MSI" w:date="2020-07-13T20:21:00Z">
              <w:rPr/>
            </w:rPrChange>
          </w:rPr>
          <w:t xml:space="preserve">fase </w:t>
        </w:r>
      </w:ins>
      <w:ins w:id="45" w:author="MSI" w:date="2020-07-13T20:18:00Z">
        <w:r w:rsidRPr="00F22768">
          <w:rPr>
            <w:color w:val="FF0000"/>
            <w:rPrChange w:id="46" w:author="MSI" w:date="2020-07-13T20:21:00Z">
              <w:rPr/>
            </w:rPrChange>
          </w:rPr>
          <w:t xml:space="preserve">dado </w:t>
        </w:r>
      </w:ins>
      <w:proofErr w:type="spellStart"/>
      <w:ins w:id="47" w:author="MSI" w:date="2020-07-13T20:20:00Z">
        <w:r w:rsidRPr="00F22768">
          <w:rPr>
            <w:color w:val="FF0000"/>
            <w:rPrChange w:id="48" w:author="MSI" w:date="2020-07-13T20:21:00Z">
              <w:rPr/>
            </w:rPrChange>
          </w:rPr>
          <w:t>dado</w:t>
        </w:r>
        <w:proofErr w:type="spellEnd"/>
        <w:r w:rsidRPr="00F22768">
          <w:rPr>
            <w:color w:val="FF0000"/>
            <w:rPrChange w:id="49" w:author="MSI" w:date="2020-07-13T20:21:00Z">
              <w:rPr/>
            </w:rPrChange>
          </w:rPr>
          <w:t xml:space="preserve"> que se debe diseñar la tabla y </w:t>
        </w:r>
      </w:ins>
      <w:ins w:id="50" w:author="MSI" w:date="2020-07-13T20:18:00Z">
        <w:r w:rsidRPr="00F22768">
          <w:rPr>
            <w:color w:val="FF0000"/>
            <w:rPrChange w:id="51" w:author="MSI" w:date="2020-07-13T20:21:00Z">
              <w:rPr/>
            </w:rPrChange>
          </w:rPr>
          <w:t>separar el JSON</w:t>
        </w:r>
      </w:ins>
      <w:ins w:id="52" w:author="MSI" w:date="2020-07-13T20:20:00Z">
        <w:r w:rsidRPr="00F22768">
          <w:rPr>
            <w:color w:val="FF0000"/>
            <w:rPrChange w:id="53" w:author="MSI" w:date="2020-07-13T20:21:00Z">
              <w:rPr/>
            </w:rPrChange>
          </w:rPr>
          <w:t xml:space="preserve"> para que quede como </w:t>
        </w:r>
        <w:proofErr w:type="spellStart"/>
        <w:r w:rsidRPr="00F22768">
          <w:rPr>
            <w:color w:val="FF0000"/>
            <w:rPrChange w:id="54" w:author="MSI" w:date="2020-07-13T20:21:00Z">
              <w:rPr/>
            </w:rPrChange>
          </w:rPr>
          <w:t>Ud</w:t>
        </w:r>
        <w:proofErr w:type="spellEnd"/>
        <w:r w:rsidRPr="00F22768">
          <w:rPr>
            <w:color w:val="FF0000"/>
            <w:rPrChange w:id="55" w:author="MSI" w:date="2020-07-13T20:21:00Z">
              <w:rPr/>
            </w:rPrChange>
          </w:rPr>
          <w:t xml:space="preserve"> </w:t>
        </w:r>
      </w:ins>
      <w:ins w:id="56" w:author="MSI" w:date="2020-07-13T20:21:00Z">
        <w:r w:rsidRPr="00F22768">
          <w:rPr>
            <w:color w:val="FF0000"/>
            <w:rPrChange w:id="57" w:author="MSI" w:date="2020-07-13T20:21:00Z">
              <w:rPr/>
            </w:rPrChange>
          </w:rPr>
          <w:t>menciona</w:t>
        </w:r>
      </w:ins>
      <w:ins w:id="58" w:author="MSI" w:date="2020-07-13T20:20:00Z">
        <w:r w:rsidRPr="00F22768">
          <w:rPr>
            <w:color w:val="FF0000"/>
            <w:rPrChange w:id="59" w:author="MSI" w:date="2020-07-13T20:21:00Z">
              <w:rPr/>
            </w:rPrChange>
          </w:rPr>
          <w:t>.</w:t>
        </w:r>
      </w:ins>
    </w:p>
    <w:p w:rsidR="00491160" w:rsidRDefault="00491160" w:rsidP="00491160">
      <w:pPr>
        <w:rPr>
          <w:ins w:id="60" w:author="MSI" w:date="2020-07-13T20:21:00Z"/>
        </w:rPr>
      </w:pPr>
      <w:ins w:id="61" w:author="HP ENVY" w:date="2020-07-07T00:18:00Z">
        <w:r>
          <w:t>Adicionalmente, qué significa la columna “Estado”, no se deja cambiar.</w:t>
        </w:r>
      </w:ins>
    </w:p>
    <w:p w:rsidR="00F22768" w:rsidRPr="00F22768" w:rsidRDefault="00F22768" w:rsidP="00491160">
      <w:pPr>
        <w:rPr>
          <w:ins w:id="62" w:author="HP ENVY" w:date="2020-07-07T00:18:00Z"/>
          <w:color w:val="FF0000"/>
          <w:rPrChange w:id="63" w:author="MSI" w:date="2020-07-13T20:24:00Z">
            <w:rPr>
              <w:ins w:id="64" w:author="HP ENVY" w:date="2020-07-07T00:18:00Z"/>
            </w:rPr>
          </w:rPrChange>
        </w:rPr>
      </w:pPr>
      <w:ins w:id="65" w:author="MSI" w:date="2020-07-13T20:21:00Z">
        <w:r w:rsidRPr="00F22768">
          <w:rPr>
            <w:color w:val="FF0000"/>
            <w:rPrChange w:id="66" w:author="MSI" w:date="2020-07-13T20:24:00Z">
              <w:rPr/>
            </w:rPrChange>
          </w:rPr>
          <w:t>La columna Estado es una imagen e indica si el producto se encuentra activo o inactivo por el proveedor</w:t>
        </w:r>
      </w:ins>
      <w:ins w:id="67" w:author="MSI" w:date="2020-07-13T20:22:00Z">
        <w:r w:rsidRPr="00F22768">
          <w:rPr>
            <w:color w:val="FF0000"/>
            <w:rPrChange w:id="68" w:author="MSI" w:date="2020-07-13T20:24:00Z">
              <w:rPr/>
            </w:rPrChange>
          </w:rPr>
          <w:t xml:space="preserve">, esa tabla va a tener un botón para modificar ese registro </w:t>
        </w:r>
      </w:ins>
      <w:ins w:id="69" w:author="MSI" w:date="2020-07-13T20:23:00Z">
        <w:r w:rsidRPr="00F22768">
          <w:rPr>
            <w:color w:val="FF0000"/>
            <w:rPrChange w:id="70" w:author="MSI" w:date="2020-07-13T20:24:00Z">
              <w:rPr/>
            </w:rPrChange>
          </w:rPr>
          <w:t xml:space="preserve">incluyendo el estado del producto, con el fin de activar y desactivar productos con el fin de no borrarlos de la base de datos dado que no es una buena </w:t>
        </w:r>
      </w:ins>
      <w:ins w:id="71" w:author="MSI" w:date="2020-07-13T20:24:00Z">
        <w:r w:rsidRPr="00F22768">
          <w:rPr>
            <w:color w:val="FF0000"/>
            <w:rPrChange w:id="72" w:author="MSI" w:date="2020-07-13T20:24:00Z">
              <w:rPr/>
            </w:rPrChange>
          </w:rPr>
          <w:t>práctica</w:t>
        </w:r>
      </w:ins>
      <w:ins w:id="73" w:author="MSI" w:date="2020-07-13T20:23:00Z">
        <w:r w:rsidRPr="00F22768">
          <w:rPr>
            <w:color w:val="FF0000"/>
            <w:rPrChange w:id="74" w:author="MSI" w:date="2020-07-13T20:24:00Z">
              <w:rPr/>
            </w:rPrChange>
          </w:rPr>
          <w:t xml:space="preserve"> dejarle esta libertad a un </w:t>
        </w:r>
      </w:ins>
      <w:ins w:id="75" w:author="MSI" w:date="2020-07-13T20:24:00Z">
        <w:r w:rsidRPr="00F22768">
          <w:rPr>
            <w:color w:val="FF0000"/>
            <w:rPrChange w:id="76" w:author="MSI" w:date="2020-07-13T20:24:00Z">
              <w:rPr/>
            </w:rPrChange>
          </w:rPr>
          <w:t>proveedor.</w:t>
        </w:r>
      </w:ins>
    </w:p>
    <w:p w:rsidR="00BB6E1A" w:rsidRDefault="00BB6E1A">
      <w:pPr>
        <w:rPr>
          <w:ins w:id="77" w:author="HP ENVY" w:date="2020-07-07T00:15:00Z"/>
        </w:rPr>
      </w:pPr>
    </w:p>
    <w:p w:rsidR="00BB6E1A" w:rsidRDefault="00491160">
      <w:pPr>
        <w:rPr>
          <w:ins w:id="78" w:author="HP ENVY" w:date="2020-07-07T00:16:00Z"/>
        </w:rPr>
      </w:pPr>
      <w:ins w:id="79" w:author="HP ENVY" w:date="2020-07-07T00:18:00Z">
        <w:r>
          <w:rPr>
            <w:noProof/>
            <w:lang w:val="en-US"/>
          </w:rPr>
          <w:lastRenderedPageBreak/>
          <mc:AlternateContent>
            <mc:Choice Requires="wps">
              <w:drawing>
                <wp:anchor distT="0" distB="0" distL="114300" distR="114300" simplePos="0" relativeHeight="251650560" behindDoc="0" locked="0" layoutInCell="1" allowOverlap="1" wp14:anchorId="74CAB3DC" wp14:editId="1F62F469">
                  <wp:simplePos x="0" y="0"/>
                  <wp:positionH relativeFrom="column">
                    <wp:posOffset>2603343</wp:posOffset>
                  </wp:positionH>
                  <wp:positionV relativeFrom="paragraph">
                    <wp:posOffset>903964</wp:posOffset>
                  </wp:positionV>
                  <wp:extent cx="767751" cy="405442"/>
                  <wp:effectExtent l="0" t="0" r="13335" b="13970"/>
                  <wp:wrapNone/>
                  <wp:docPr id="13" name="13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67751" cy="405442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754AF9AD" id="13 Elipse" o:spid="_x0000_s1026" style="position:absolute;margin-left:205pt;margin-top:71.2pt;width:60.45pt;height:31.9pt;z-index:2516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" filled="f" strokecolor="#1f4d78 [1604]" strokeweight="1pt">
                  <v:stroke joinstyle="miter"/>
                </v:oval>
              </w:pict>
            </mc:Fallback>
          </mc:AlternateContent>
        </w:r>
      </w:ins>
      <w:ins w:id="80" w:author="HP ENVY" w:date="2020-07-07T00:17:00Z"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49536" behindDoc="0" locked="0" layoutInCell="1" allowOverlap="1" wp14:anchorId="707456A2" wp14:editId="3A2C6A3B">
                  <wp:simplePos x="0" y="0"/>
                  <wp:positionH relativeFrom="column">
                    <wp:posOffset>3759285</wp:posOffset>
                  </wp:positionH>
                  <wp:positionV relativeFrom="paragraph">
                    <wp:posOffset>879163</wp:posOffset>
                  </wp:positionV>
                  <wp:extent cx="370936" cy="405442"/>
                  <wp:effectExtent l="0" t="0" r="10160" b="13970"/>
                  <wp:wrapNone/>
                  <wp:docPr id="12" name="12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70936" cy="405442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222710DF" id="12 Elipse" o:spid="_x0000_s1026" style="position:absolute;margin-left:296pt;margin-top:69.25pt;width:29.2pt;height:31.9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" filled="f" strokecolor="#1f4d78 [1604]" strokeweight="1pt">
                  <v:stroke joinstyle="miter"/>
                </v:oval>
              </w:pict>
            </mc:Fallback>
          </mc:AlternateContent>
        </w:r>
      </w:ins>
      <w:ins w:id="81" w:author="HP ENVY" w:date="2020-07-07T00:15:00Z">
        <w:r w:rsidR="00BB6E1A">
          <w:rPr>
            <w:noProof/>
            <w:lang w:val="en-US"/>
          </w:rPr>
          <w:drawing>
            <wp:inline distT="0" distB="0" distL="0" distR="0" wp14:anchorId="41D2C098" wp14:editId="4D3361E2">
              <wp:extent cx="4416724" cy="2527539"/>
              <wp:effectExtent l="0" t="0" r="3175" b="6350"/>
              <wp:docPr id="11" name="Imagen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3"/>
                      <a:srcRect l="18211" t="10513" b="6239"/>
                      <a:stretch/>
                    </pic:blipFill>
                    <pic:spPr bwMode="auto">
                      <a:xfrm>
                        <a:off x="0" y="0"/>
                        <a:ext cx="4416646" cy="252749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491160" w:rsidRDefault="007D060D">
      <w:pPr>
        <w:rPr>
          <w:ins w:id="82" w:author="HP ENVY" w:date="2020-07-07T00:24:00Z"/>
        </w:rPr>
      </w:pPr>
      <w:ins w:id="83" w:author="HP ENVY" w:date="2020-07-07T00:21:00Z">
        <w:r>
          <w:t>Por alguna razón que desconozco, la plataforma no reconoce la configuraci</w:t>
        </w:r>
      </w:ins>
      <w:ins w:id="84" w:author="HP ENVY" w:date="2020-07-07T00:22:00Z">
        <w:r>
          <w:t>ón del teclado y no identifica correctamente las teclas del “</w:t>
        </w:r>
      </w:ins>
      <w:ins w:id="85" w:author="HP ENVY" w:date="2020-07-07T00:23:00Z">
        <w:r>
          <w:rPr>
            <w:rFonts w:ascii="Helvetica" w:hAnsi="Helvetica" w:cs="Helvetica"/>
            <w:color w:val="222222"/>
            <w:sz w:val="21"/>
            <w:szCs w:val="21"/>
            <w:shd w:val="clear" w:color="auto" w:fill="FFFFFF"/>
          </w:rPr>
          <w:t>@</w:t>
        </w:r>
      </w:ins>
      <w:ins w:id="86" w:author="HP ENVY" w:date="2020-07-07T00:22:00Z">
        <w:r>
          <w:t xml:space="preserve">”, tilde, etc. No </w:t>
        </w:r>
        <w:proofErr w:type="spellStart"/>
        <w:r>
          <w:t>se</w:t>
        </w:r>
        <w:proofErr w:type="spellEnd"/>
        <w:r>
          <w:t xml:space="preserve"> si es porque estoy directamente en el servidor, pero no deber</w:t>
        </w:r>
      </w:ins>
      <w:ins w:id="87" w:author="HP ENVY" w:date="2020-07-07T00:23:00Z">
        <w:r>
          <w:t>ía.</w:t>
        </w:r>
      </w:ins>
    </w:p>
    <w:p w:rsidR="007D060D" w:rsidRDefault="00DC71C5">
      <w:pPr>
        <w:rPr>
          <w:ins w:id="88" w:author="MSI" w:date="2020-07-27T14:05:00Z"/>
          <w:color w:val="FF0000"/>
        </w:rPr>
      </w:pPr>
      <w:ins w:id="89" w:author="MSI" w:date="2020-07-27T14:05:00Z">
        <w:r>
          <w:rPr>
            <w:color w:val="FF0000"/>
          </w:rPr>
          <w:t>Se hacen las respectivas pruebas y la plataforma si recibe estos caracteres,</w:t>
        </w:r>
      </w:ins>
    </w:p>
    <w:p w:rsidR="00DC71C5" w:rsidRDefault="00DC71C5">
      <w:pPr>
        <w:rPr>
          <w:ins w:id="90" w:author="MSI" w:date="2020-07-27T14:06:00Z"/>
          <w:color w:val="FF0000"/>
        </w:rPr>
      </w:pPr>
      <w:ins w:id="91" w:author="MSI" w:date="2020-07-27T14:06:00Z">
        <w:r>
          <w:rPr>
            <w:noProof/>
            <w:lang w:val="en-US"/>
          </w:rPr>
          <w:drawing>
            <wp:inline distT="0" distB="0" distL="0" distR="0" wp14:anchorId="1F3E16E1" wp14:editId="0204BC0F">
              <wp:extent cx="5400040" cy="2296795"/>
              <wp:effectExtent l="0" t="0" r="0" b="8255"/>
              <wp:docPr id="49" name="Imagen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2967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C71C5" w:rsidRDefault="00DC71C5">
      <w:pPr>
        <w:rPr>
          <w:ins w:id="92" w:author="MSI" w:date="2020-07-27T14:06:00Z"/>
          <w:color w:val="FF0000"/>
        </w:rPr>
      </w:pPr>
      <w:ins w:id="93" w:author="MSI" w:date="2020-07-27T14:06:00Z">
        <w:r>
          <w:rPr>
            <w:color w:val="FF0000"/>
          </w:rPr>
          <w:t>Si está accediendo directamente al servidor debe ser la configuración de idioma.</w:t>
        </w:r>
      </w:ins>
    </w:p>
    <w:p w:rsidR="00DC71C5" w:rsidRPr="00F22768" w:rsidRDefault="00DC71C5">
      <w:pPr>
        <w:rPr>
          <w:ins w:id="94" w:author="HP ENVY" w:date="2020-07-07T00:24:00Z"/>
          <w:color w:val="FF0000"/>
          <w:rPrChange w:id="95" w:author="MSI" w:date="2020-07-13T20:25:00Z">
            <w:rPr>
              <w:ins w:id="96" w:author="HP ENVY" w:date="2020-07-07T00:24:00Z"/>
            </w:rPr>
          </w:rPrChange>
        </w:rPr>
      </w:pPr>
    </w:p>
    <w:p w:rsidR="007D060D" w:rsidRDefault="007D060D">
      <w:pPr>
        <w:rPr>
          <w:ins w:id="97" w:author="MSI" w:date="2020-07-13T20:29:00Z"/>
        </w:rPr>
      </w:pPr>
      <w:ins w:id="98" w:author="HP ENVY" w:date="2020-07-07T00:24:00Z">
        <w:r>
          <w:t>Al crear un usu</w:t>
        </w:r>
      </w:ins>
      <w:ins w:id="99" w:author="HP ENVY" w:date="2020-07-07T00:25:00Z">
        <w:r>
          <w:t>a</w:t>
        </w:r>
      </w:ins>
      <w:ins w:id="100" w:author="HP ENVY" w:date="2020-07-07T00:24:00Z">
        <w:r>
          <w:t xml:space="preserve">rio tipo cliente, se encuentra el campo fecha, pero no especifica </w:t>
        </w:r>
      </w:ins>
      <w:ins w:id="101" w:author="HP ENVY" w:date="2020-07-07T00:25:00Z">
        <w:r>
          <w:t>qué fecha se debe registrar, por favor especificar:</w:t>
        </w:r>
      </w:ins>
    </w:p>
    <w:p w:rsidR="00F22768" w:rsidRDefault="00F22768">
      <w:pPr>
        <w:jc w:val="both"/>
        <w:rPr>
          <w:ins w:id="102" w:author="MSI" w:date="2020-07-13T20:33:00Z"/>
          <w:b/>
          <w:color w:val="00B050"/>
        </w:rPr>
        <w:pPrChange w:id="103" w:author="MSI" w:date="2020-07-13T20:29:00Z">
          <w:pPr/>
        </w:pPrChange>
      </w:pPr>
      <w:ins w:id="104" w:author="MSI" w:date="2020-07-13T20:29:00Z">
        <w:r w:rsidRPr="00CC7F87">
          <w:rPr>
            <w:b/>
            <w:color w:val="00B050"/>
          </w:rPr>
          <w:t>CAMBIO APLICADO</w:t>
        </w:r>
      </w:ins>
    </w:p>
    <w:p w:rsidR="00F22768" w:rsidRDefault="00F22768">
      <w:pPr>
        <w:jc w:val="both"/>
        <w:rPr>
          <w:ins w:id="105" w:author="MSI" w:date="2020-07-13T20:33:00Z"/>
          <w:b/>
          <w:color w:val="00B050"/>
        </w:rPr>
        <w:pPrChange w:id="106" w:author="MSI" w:date="2020-07-13T20:29:00Z">
          <w:pPr/>
        </w:pPrChange>
      </w:pPr>
      <w:ins w:id="107" w:author="MSI" w:date="2020-07-13T20:33:00Z">
        <w:r>
          <w:rPr>
            <w:b/>
            <w:color w:val="00B050"/>
          </w:rPr>
          <w:t>Se le coloca una propiedad par</w:t>
        </w:r>
      </w:ins>
      <w:ins w:id="108" w:author="MSI" w:date="2020-07-16T18:37:00Z">
        <w:r w:rsidR="00A95DD5">
          <w:rPr>
            <w:b/>
            <w:color w:val="00B050"/>
          </w:rPr>
          <w:t>a</w:t>
        </w:r>
      </w:ins>
      <w:ins w:id="109" w:author="MSI" w:date="2020-07-13T20:33:00Z">
        <w:r>
          <w:rPr>
            <w:b/>
            <w:color w:val="00B050"/>
          </w:rPr>
          <w:t xml:space="preserve"> que muestre el mensaje al poner el ratón e</w:t>
        </w:r>
        <w:r w:rsidR="00653283">
          <w:rPr>
            <w:b/>
            <w:color w:val="00B050"/>
          </w:rPr>
          <w:t>n</w:t>
        </w:r>
        <w:r>
          <w:rPr>
            <w:b/>
            <w:color w:val="00B050"/>
          </w:rPr>
          <w:t xml:space="preserve"> el input </w:t>
        </w:r>
      </w:ins>
    </w:p>
    <w:p w:rsidR="00F22768" w:rsidRDefault="00F22768">
      <w:pPr>
        <w:jc w:val="both"/>
        <w:rPr>
          <w:ins w:id="110" w:author="MSI" w:date="2020-07-13T20:33:00Z"/>
          <w:b/>
          <w:color w:val="00B050"/>
        </w:rPr>
        <w:pPrChange w:id="111" w:author="MSI" w:date="2020-07-13T20:29:00Z">
          <w:pPr/>
        </w:pPrChange>
      </w:pPr>
      <w:ins w:id="112" w:author="MSI" w:date="2020-07-13T20:33:00Z">
        <w:r>
          <w:rPr>
            <w:b/>
            <w:noProof/>
            <w:color w:val="00B050"/>
            <w:lang w:val="en-US"/>
          </w:rPr>
          <w:drawing>
            <wp:inline distT="0" distB="0" distL="0" distR="0">
              <wp:extent cx="1958454" cy="386415"/>
              <wp:effectExtent l="0" t="0" r="3810" b="0"/>
              <wp:docPr id="47" name="Imagen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86100" cy="391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22768" w:rsidRPr="00F22768" w:rsidRDefault="00F22768">
      <w:pPr>
        <w:jc w:val="both"/>
        <w:rPr>
          <w:ins w:id="113" w:author="MSI" w:date="2020-07-13T20:25:00Z"/>
          <w:b/>
          <w:color w:val="00B050"/>
          <w:rPrChange w:id="114" w:author="MSI" w:date="2020-07-13T20:29:00Z">
            <w:rPr>
              <w:ins w:id="115" w:author="MSI" w:date="2020-07-13T20:25:00Z"/>
            </w:rPr>
          </w:rPrChange>
        </w:rPr>
        <w:pPrChange w:id="116" w:author="MSI" w:date="2020-07-13T20:29:00Z">
          <w:pPr/>
        </w:pPrChange>
      </w:pPr>
    </w:p>
    <w:p w:rsidR="00F22768" w:rsidDel="00F22768" w:rsidRDefault="00F22768">
      <w:pPr>
        <w:rPr>
          <w:ins w:id="117" w:author="HP ENVY" w:date="2020-07-07T00:25:00Z"/>
          <w:del w:id="118" w:author="MSI" w:date="2020-07-13T20:28:00Z"/>
        </w:rPr>
      </w:pPr>
    </w:p>
    <w:p w:rsidR="007D060D" w:rsidRDefault="007D060D">
      <w:pPr>
        <w:rPr>
          <w:ins w:id="119" w:author="HP ENVY" w:date="2020-07-07T00:28:00Z"/>
        </w:rPr>
      </w:pPr>
      <w:ins w:id="120" w:author="HP ENVY" w:date="2020-07-07T00:26:00Z"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1584" behindDoc="0" locked="0" layoutInCell="1" allowOverlap="1">
                  <wp:simplePos x="0" y="0"/>
                  <wp:positionH relativeFrom="column">
                    <wp:posOffset>2629223</wp:posOffset>
                  </wp:positionH>
                  <wp:positionV relativeFrom="paragraph">
                    <wp:posOffset>1386205</wp:posOffset>
                  </wp:positionV>
                  <wp:extent cx="1630393" cy="146649"/>
                  <wp:effectExtent l="0" t="0" r="27305" b="25400"/>
                  <wp:wrapNone/>
                  <wp:docPr id="15" name="15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630393" cy="14664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19A5CB05" id="15 Elipse" o:spid="_x0000_s1026" style="position:absolute;margin-left:207.05pt;margin-top:109.15pt;width:128.4pt;height:11.5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" filled="f" strokecolor="#ed7d31 [3205]" strokeweight="1pt">
                  <v:stroke joinstyle="miter"/>
                </v:oval>
              </w:pict>
            </mc:Fallback>
          </mc:AlternateContent>
        </w:r>
      </w:ins>
      <w:ins w:id="121" w:author="HP ENVY" w:date="2020-07-07T00:25:00Z">
        <w:r>
          <w:rPr>
            <w:noProof/>
            <w:lang w:val="en-US"/>
          </w:rPr>
          <w:drawing>
            <wp:inline distT="0" distB="0" distL="0" distR="0" wp14:anchorId="510A5FC4" wp14:editId="280F8E21">
              <wp:extent cx="5400040" cy="3036071"/>
              <wp:effectExtent l="0" t="0" r="0" b="0"/>
              <wp:docPr id="14" name="Imagen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0360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D060D" w:rsidRDefault="007D060D">
      <w:pPr>
        <w:rPr>
          <w:ins w:id="122" w:author="HP ENVY" w:date="2020-07-07T00:28:00Z"/>
        </w:rPr>
      </w:pPr>
    </w:p>
    <w:p w:rsidR="007D060D" w:rsidRDefault="007D060D">
      <w:pPr>
        <w:rPr>
          <w:ins w:id="123" w:author="MSI" w:date="2020-07-13T20:35:00Z"/>
        </w:rPr>
      </w:pPr>
      <w:ins w:id="124" w:author="HP ENVY" w:date="2020-07-07T00:28:00Z">
        <w:r>
          <w:t>Al intentar registrarme con las mismas credenciales que como proveedor, la plataforma no lo permite</w:t>
        </w:r>
      </w:ins>
      <w:ins w:id="125" w:author="HP ENVY" w:date="2020-07-07T00:29:00Z">
        <w:r w:rsidR="00D90437">
          <w:t>.</w:t>
        </w:r>
      </w:ins>
    </w:p>
    <w:p w:rsidR="00653283" w:rsidRPr="00653283" w:rsidRDefault="00653283">
      <w:pPr>
        <w:rPr>
          <w:ins w:id="126" w:author="MSI" w:date="2020-07-13T20:36:00Z"/>
          <w:color w:val="FF0000"/>
          <w:rPrChange w:id="127" w:author="MSI" w:date="2020-07-13T20:37:00Z">
            <w:rPr>
              <w:ins w:id="128" w:author="MSI" w:date="2020-07-13T20:36:00Z"/>
            </w:rPr>
          </w:rPrChange>
        </w:rPr>
      </w:pPr>
      <w:ins w:id="129" w:author="MSI" w:date="2020-07-13T20:35:00Z">
        <w:r w:rsidRPr="00653283">
          <w:rPr>
            <w:color w:val="FF0000"/>
            <w:rPrChange w:id="130" w:author="MSI" w:date="2020-07-13T20:37:00Z">
              <w:rPr/>
            </w:rPrChange>
          </w:rPr>
          <w:t xml:space="preserve">La base de datos se diseñó para que </w:t>
        </w:r>
      </w:ins>
      <w:ins w:id="131" w:author="MSI" w:date="2020-07-13T20:36:00Z">
        <w:r w:rsidRPr="00653283">
          <w:rPr>
            <w:color w:val="FF0000"/>
            <w:rPrChange w:id="132" w:author="MSI" w:date="2020-07-13T20:37:00Z">
              <w:rPr/>
            </w:rPrChange>
          </w:rPr>
          <w:t xml:space="preserve">un correo solo tuviera un rol, </w:t>
        </w:r>
      </w:ins>
    </w:p>
    <w:p w:rsidR="00653283" w:rsidRPr="00653283" w:rsidRDefault="00653283">
      <w:pPr>
        <w:rPr>
          <w:ins w:id="133" w:author="MSI" w:date="2020-07-13T20:36:00Z"/>
          <w:color w:val="FF0000"/>
          <w:rPrChange w:id="134" w:author="MSI" w:date="2020-07-13T20:37:00Z">
            <w:rPr>
              <w:ins w:id="135" w:author="MSI" w:date="2020-07-13T20:36:00Z"/>
            </w:rPr>
          </w:rPrChange>
        </w:rPr>
      </w:pPr>
      <w:ins w:id="136" w:author="MSI" w:date="2020-07-13T20:36:00Z">
        <w:r w:rsidRPr="00653283">
          <w:rPr>
            <w:color w:val="FF0000"/>
            <w:rPrChange w:id="137" w:author="MSI" w:date="2020-07-13T20:37:00Z">
              <w:rPr/>
            </w:rPrChange>
          </w:rPr>
          <w:t>Roles:</w:t>
        </w:r>
      </w:ins>
    </w:p>
    <w:p w:rsidR="00653283" w:rsidRDefault="00653283">
      <w:pPr>
        <w:rPr>
          <w:ins w:id="138" w:author="MSI" w:date="2020-07-13T20:37:00Z"/>
        </w:rPr>
      </w:pPr>
      <w:ins w:id="139" w:author="MSI" w:date="2020-07-13T20:37:00Z">
        <w:r>
          <w:rPr>
            <w:noProof/>
            <w:lang w:val="en-US"/>
          </w:rPr>
          <w:drawing>
            <wp:inline distT="0" distB="0" distL="0" distR="0" wp14:anchorId="244C3D7A" wp14:editId="5C6AE292">
              <wp:extent cx="1733550" cy="1028700"/>
              <wp:effectExtent l="0" t="0" r="0" b="0"/>
              <wp:docPr id="48" name="Imagen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33550" cy="1028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53283" w:rsidRDefault="00653283">
      <w:pPr>
        <w:rPr>
          <w:ins w:id="140" w:author="MSI" w:date="2020-07-16T18:39:00Z"/>
          <w:color w:val="FF0000"/>
        </w:rPr>
      </w:pPr>
      <w:ins w:id="141" w:author="MSI" w:date="2020-07-13T20:37:00Z">
        <w:r w:rsidRPr="00653283">
          <w:rPr>
            <w:color w:val="FF0000"/>
            <w:rPrChange w:id="142" w:author="MSI" w:date="2020-07-13T20:38:00Z">
              <w:rPr/>
            </w:rPrChange>
          </w:rPr>
          <w:t xml:space="preserve">Por tal motivo existe el usuario </w:t>
        </w:r>
      </w:ins>
      <w:proofErr w:type="spellStart"/>
      <w:ins w:id="143" w:author="MSI" w:date="2020-07-27T16:01:00Z">
        <w:r w:rsidR="00AF7CDF">
          <w:rPr>
            <w:color w:val="FF0000"/>
          </w:rPr>
          <w:t>super</w:t>
        </w:r>
      </w:ins>
      <w:proofErr w:type="spellEnd"/>
      <w:ins w:id="144" w:author="MSI" w:date="2020-07-13T20:37:00Z">
        <w:r w:rsidRPr="00653283">
          <w:rPr>
            <w:color w:val="FF0000"/>
            <w:rPrChange w:id="145" w:author="MSI" w:date="2020-07-13T20:38:00Z">
              <w:rPr/>
            </w:rPrChange>
          </w:rPr>
          <w:t xml:space="preserve">, para que pueda tener ambos roles y </w:t>
        </w:r>
      </w:ins>
      <w:proofErr w:type="spellStart"/>
      <w:ins w:id="146" w:author="MSI" w:date="2020-07-27T16:01:00Z">
        <w:r w:rsidR="00AF7CDF">
          <w:rPr>
            <w:color w:val="FF0000"/>
          </w:rPr>
          <w:t>admin</w:t>
        </w:r>
      </w:ins>
      <w:proofErr w:type="spellEnd"/>
      <w:ins w:id="147" w:author="MSI" w:date="2020-07-13T20:37:00Z">
        <w:r w:rsidRPr="00653283">
          <w:rPr>
            <w:color w:val="FF0000"/>
            <w:rPrChange w:id="148" w:author="MSI" w:date="2020-07-13T20:38:00Z">
              <w:rPr/>
            </w:rPrChange>
          </w:rPr>
          <w:t xml:space="preserve"> para tener </w:t>
        </w:r>
      </w:ins>
      <w:ins w:id="149" w:author="MSI" w:date="2020-07-27T16:01:00Z">
        <w:r w:rsidR="00AF7CDF">
          <w:rPr>
            <w:color w:val="FF0000"/>
          </w:rPr>
          <w:t>solo acceso a las parametrizaciones</w:t>
        </w:r>
      </w:ins>
      <w:ins w:id="150" w:author="MSI" w:date="2020-07-13T20:37:00Z">
        <w:r w:rsidRPr="00653283">
          <w:rPr>
            <w:color w:val="FF0000"/>
            <w:rPrChange w:id="151" w:author="MSI" w:date="2020-07-13T20:38:00Z">
              <w:rPr/>
            </w:rPrChange>
          </w:rPr>
          <w:t>.</w:t>
        </w:r>
      </w:ins>
    </w:p>
    <w:p w:rsidR="00A95DD5" w:rsidRPr="00653283" w:rsidRDefault="00A95DD5">
      <w:pPr>
        <w:rPr>
          <w:ins w:id="152" w:author="HP ENVY" w:date="2020-07-07T00:29:00Z"/>
          <w:color w:val="FF0000"/>
          <w:rPrChange w:id="153" w:author="MSI" w:date="2020-07-13T20:38:00Z">
            <w:rPr>
              <w:ins w:id="154" w:author="HP ENVY" w:date="2020-07-07T00:29:00Z"/>
            </w:rPr>
          </w:rPrChange>
        </w:rPr>
      </w:pPr>
      <w:ins w:id="155" w:author="MSI" w:date="2020-07-16T18:40:00Z">
        <w:r>
          <w:rPr>
            <w:color w:val="FF0000"/>
          </w:rPr>
          <w:t xml:space="preserve">Un usuario al registrarse solo puede ser cliente o proveedor, si un usuario quiere ser </w:t>
        </w:r>
        <w:proofErr w:type="spellStart"/>
        <w:r>
          <w:rPr>
            <w:color w:val="FF0000"/>
          </w:rPr>
          <w:t>admin</w:t>
        </w:r>
        <w:proofErr w:type="spellEnd"/>
        <w:r>
          <w:rPr>
            <w:color w:val="FF0000"/>
          </w:rPr>
          <w:t xml:space="preserve">, </w:t>
        </w:r>
      </w:ins>
      <w:ins w:id="156" w:author="MSI" w:date="2020-07-16T18:43:00Z">
        <w:r>
          <w:rPr>
            <w:color w:val="FF0000"/>
          </w:rPr>
          <w:t xml:space="preserve">por seguridad </w:t>
        </w:r>
      </w:ins>
      <w:ins w:id="157" w:author="MSI" w:date="2020-07-16T18:40:00Z">
        <w:r>
          <w:rPr>
            <w:color w:val="FF0000"/>
          </w:rPr>
          <w:t xml:space="preserve">la dinámica es primero registrarse </w:t>
        </w:r>
      </w:ins>
      <w:ins w:id="158" w:author="MSI" w:date="2020-07-16T18:41:00Z">
        <w:r>
          <w:rPr>
            <w:color w:val="FF0000"/>
          </w:rPr>
          <w:t xml:space="preserve">y solicitarle a otro </w:t>
        </w:r>
        <w:proofErr w:type="spellStart"/>
        <w:r>
          <w:rPr>
            <w:color w:val="FF0000"/>
          </w:rPr>
          <w:t>admin</w:t>
        </w:r>
        <w:proofErr w:type="spellEnd"/>
        <w:r>
          <w:rPr>
            <w:color w:val="FF0000"/>
          </w:rPr>
          <w:t xml:space="preserve"> que le cambie el rol.</w:t>
        </w:r>
      </w:ins>
    </w:p>
    <w:p w:rsidR="00D90437" w:rsidRDefault="00D90437">
      <w:pPr>
        <w:rPr>
          <w:ins w:id="159" w:author="HP ENVY" w:date="2020-07-07T00:30:00Z"/>
        </w:rPr>
      </w:pPr>
      <w:ins w:id="160" w:author="HP ENVY" w:date="2020-07-07T00:30:00Z">
        <w:r>
          <w:rPr>
            <w:noProof/>
            <w:lang w:val="en-US"/>
          </w:rPr>
          <w:lastRenderedPageBreak/>
          <mc:AlternateContent>
            <mc:Choice Requires="wps">
              <w:drawing>
                <wp:anchor distT="0" distB="0" distL="114300" distR="114300" simplePos="0" relativeHeight="251652608" behindDoc="0" locked="0" layoutInCell="1" allowOverlap="1">
                  <wp:simplePos x="0" y="0"/>
                  <wp:positionH relativeFrom="column">
                    <wp:posOffset>3957691</wp:posOffset>
                  </wp:positionH>
                  <wp:positionV relativeFrom="paragraph">
                    <wp:posOffset>194046</wp:posOffset>
                  </wp:positionV>
                  <wp:extent cx="1518249" cy="431321"/>
                  <wp:effectExtent l="0" t="0" r="25400" b="26035"/>
                  <wp:wrapNone/>
                  <wp:docPr id="17" name="17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18249" cy="4313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0F7C32A" id="17 Elipse" o:spid="_x0000_s1026" style="position:absolute;margin-left:311.65pt;margin-top:15.3pt;width:119.55pt;height:33.9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" filled="f" strokecolor="#5b9bd5 [3204]" strokeweight="1pt">
                  <v:stroke joinstyle="miter"/>
                </v:oval>
              </w:pict>
            </mc:Fallback>
          </mc:AlternateContent>
        </w:r>
        <w:r>
          <w:rPr>
            <w:noProof/>
            <w:lang w:val="en-US"/>
          </w:rPr>
          <w:drawing>
            <wp:inline distT="0" distB="0" distL="0" distR="0" wp14:anchorId="16D754B1" wp14:editId="13884846">
              <wp:extent cx="5400040" cy="3036071"/>
              <wp:effectExtent l="0" t="0" r="0" b="0"/>
              <wp:docPr id="16" name="Imagen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0360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90437" w:rsidRDefault="00D90437">
      <w:pPr>
        <w:rPr>
          <w:ins w:id="161" w:author="HP ENVY" w:date="2020-07-07T00:30:00Z"/>
        </w:rPr>
      </w:pPr>
    </w:p>
    <w:p w:rsidR="00D90437" w:rsidRDefault="00D90437">
      <w:pPr>
        <w:rPr>
          <w:ins w:id="162" w:author="HP ENVY" w:date="2020-07-07T00:35:00Z"/>
        </w:rPr>
      </w:pPr>
      <w:ins w:id="163" w:author="HP ENVY" w:date="2020-07-07T00:30:00Z">
        <w:r>
          <w:t xml:space="preserve">En realidad, la plataforma no debería solicitar </w:t>
        </w:r>
        <w:proofErr w:type="spellStart"/>
        <w:r>
          <w:t>logueo</w:t>
        </w:r>
        <w:proofErr w:type="spellEnd"/>
        <w:r>
          <w:t xml:space="preserve"> a proveedores, si no que en alguna </w:t>
        </w:r>
      </w:ins>
    </w:p>
    <w:p w:rsidR="00D90437" w:rsidRDefault="00D90437">
      <w:pPr>
        <w:rPr>
          <w:ins w:id="164" w:author="MSI" w:date="2020-07-16T18:45:00Z"/>
        </w:rPr>
      </w:pPr>
    </w:p>
    <w:p w:rsidR="00AF7CDF" w:rsidRDefault="00AF7CDF">
      <w:pPr>
        <w:rPr>
          <w:ins w:id="165" w:author="HP ENVY" w:date="2020-07-07T00:35:00Z"/>
        </w:rPr>
      </w:pPr>
    </w:p>
    <w:p w:rsidR="00D90437" w:rsidRPr="00AF7CDF" w:rsidRDefault="00D90437">
      <w:pPr>
        <w:rPr>
          <w:ins w:id="166" w:author="MSI" w:date="2020-07-27T16:02:00Z"/>
          <w:u w:val="single"/>
          <w:rPrChange w:id="167" w:author="MSI" w:date="2020-07-27T16:05:00Z">
            <w:rPr>
              <w:ins w:id="168" w:author="MSI" w:date="2020-07-27T16:02:00Z"/>
            </w:rPr>
          </w:rPrChange>
        </w:rPr>
      </w:pPr>
      <w:ins w:id="169" w:author="HP ENVY" w:date="2020-07-07T00:35:00Z">
        <w:r>
          <w:t>Cuando se accede a la plataforma, ya sea como cliente o proveedor, se da el mensaje de Bienvenida con el correo, debería ser con el nombre.</w:t>
        </w:r>
      </w:ins>
    </w:p>
    <w:p w:rsidR="00AF7CDF" w:rsidRPr="00AF7CDF" w:rsidRDefault="00AF7CDF">
      <w:pPr>
        <w:rPr>
          <w:ins w:id="170" w:author="HP ENVY" w:date="2020-07-07T00:35:00Z"/>
          <w:b/>
          <w:color w:val="00B050"/>
          <w:rPrChange w:id="171" w:author="MSI" w:date="2020-07-27T16:02:00Z">
            <w:rPr>
              <w:ins w:id="172" w:author="HP ENVY" w:date="2020-07-07T00:35:00Z"/>
            </w:rPr>
          </w:rPrChange>
        </w:rPr>
      </w:pPr>
      <w:ins w:id="173" w:author="MSI" w:date="2020-07-27T16:02:00Z">
        <w:r w:rsidRPr="00AF7CDF">
          <w:rPr>
            <w:b/>
            <w:color w:val="00B050"/>
            <w:rPrChange w:id="174" w:author="MSI" w:date="2020-07-27T16:02:00Z">
              <w:rPr/>
            </w:rPrChange>
          </w:rPr>
          <w:t>CAMBIO APLICADO</w:t>
        </w:r>
      </w:ins>
    </w:p>
    <w:p w:rsidR="00D90437" w:rsidRDefault="00D90437">
      <w:pPr>
        <w:rPr>
          <w:ins w:id="175" w:author="HP ENVY" w:date="2020-07-07T00:16:00Z"/>
        </w:rPr>
      </w:pPr>
      <w:ins w:id="176" w:author="HP ENVY" w:date="2020-07-07T00:36:00Z"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3632" behindDoc="0" locked="0" layoutInCell="1" allowOverlap="1">
                  <wp:simplePos x="0" y="0"/>
                  <wp:positionH relativeFrom="column">
                    <wp:posOffset>3854174</wp:posOffset>
                  </wp:positionH>
                  <wp:positionV relativeFrom="paragraph">
                    <wp:posOffset>238892</wp:posOffset>
                  </wp:positionV>
                  <wp:extent cx="1544129" cy="284671"/>
                  <wp:effectExtent l="0" t="0" r="18415" b="20320"/>
                  <wp:wrapNone/>
                  <wp:docPr id="19" name="19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44129" cy="28467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5B06033D" id="19 Elipse" o:spid="_x0000_s1026" style="position:absolute;margin-left:303.5pt;margin-top:18.8pt;width:121.6pt;height:22.4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" filled="f" strokecolor="red" strokeweight="1pt">
                  <v:stroke joinstyle="miter"/>
                </v:oval>
              </w:pict>
            </mc:Fallback>
          </mc:AlternateContent>
        </w:r>
        <w:r>
          <w:rPr>
            <w:noProof/>
            <w:lang w:val="en-US"/>
          </w:rPr>
          <w:drawing>
            <wp:inline distT="0" distB="0" distL="0" distR="0" wp14:anchorId="34F1C767" wp14:editId="53326FE8">
              <wp:extent cx="5400040" cy="3036071"/>
              <wp:effectExtent l="0" t="0" r="0" b="0"/>
              <wp:docPr id="18" name="Imagen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0360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91160" w:rsidRDefault="00491160">
      <w:pPr>
        <w:rPr>
          <w:ins w:id="177" w:author="HP ENVY" w:date="2020-07-07T00:36:00Z"/>
        </w:rPr>
      </w:pPr>
    </w:p>
    <w:p w:rsidR="00D90437" w:rsidRDefault="00D90437">
      <w:pPr>
        <w:rPr>
          <w:ins w:id="178" w:author="MSI" w:date="2020-07-16T18:47:00Z"/>
        </w:rPr>
      </w:pPr>
      <w:proofErr w:type="gramStart"/>
      <w:ins w:id="179" w:author="HP ENVY" w:date="2020-07-07T00:36:00Z">
        <w:r>
          <w:t>Por qué acabando de crear un usuario tipo cliente y sin haber hecho ninguna b</w:t>
        </w:r>
      </w:ins>
      <w:ins w:id="180" w:author="HP ENVY" w:date="2020-07-07T00:37:00Z">
        <w:r>
          <w:t>úsqueda, aparecen ya proveedores en la vista de cliente en “Mi Sitio”?</w:t>
        </w:r>
        <w:proofErr w:type="gramEnd"/>
        <w:r>
          <w:t xml:space="preserve"> No es coherente y la información </w:t>
        </w:r>
        <w:r>
          <w:lastRenderedPageBreak/>
          <w:t>de proveedores sólo debería aparecer cuando yo como cliente hago una b</w:t>
        </w:r>
      </w:ins>
      <w:ins w:id="181" w:author="HP ENVY" w:date="2020-07-07T00:38:00Z">
        <w:r>
          <w:t xml:space="preserve">úsqueda previa, o es que por defecto se presentan </w:t>
        </w:r>
        <w:r w:rsidR="00901114">
          <w:t>los proveedores exi</w:t>
        </w:r>
      </w:ins>
      <w:ins w:id="182" w:author="HP ENVY" w:date="2020-07-07T00:39:00Z">
        <w:r w:rsidR="00901114">
          <w:t>s</w:t>
        </w:r>
      </w:ins>
      <w:ins w:id="183" w:author="HP ENVY" w:date="2020-07-07T00:38:00Z">
        <w:r w:rsidR="00901114">
          <w:t xml:space="preserve">tentes en </w:t>
        </w:r>
        <w:proofErr w:type="gramStart"/>
        <w:r w:rsidR="00901114">
          <w:t>la BD</w:t>
        </w:r>
      </w:ins>
      <w:proofErr w:type="gramEnd"/>
      <w:ins w:id="184" w:author="HP ENVY" w:date="2020-07-07T00:39:00Z">
        <w:r w:rsidR="00901114">
          <w:t xml:space="preserve"> con algún criterio de ordenamiento?</w:t>
        </w:r>
      </w:ins>
    </w:p>
    <w:p w:rsidR="00A95DD5" w:rsidRPr="00A95DD5" w:rsidRDefault="00A95DD5" w:rsidP="0051772F">
      <w:pPr>
        <w:rPr>
          <w:ins w:id="185" w:author="HP ENVY" w:date="2020-07-07T00:12:00Z"/>
          <w:color w:val="FF0000"/>
          <w:rPrChange w:id="186" w:author="MSI" w:date="2020-07-16T18:47:00Z">
            <w:rPr>
              <w:ins w:id="187" w:author="HP ENVY" w:date="2020-07-07T00:12:00Z"/>
            </w:rPr>
          </w:rPrChange>
        </w:rPr>
      </w:pPr>
      <w:ins w:id="188" w:author="MSI" w:date="2020-07-16T18:47:00Z">
        <w:r>
          <w:rPr>
            <w:color w:val="FF0000"/>
          </w:rPr>
          <w:t xml:space="preserve">Por defecto </w:t>
        </w:r>
        <w:r w:rsidR="0051772F">
          <w:rPr>
            <w:color w:val="FF0000"/>
          </w:rPr>
          <w:t xml:space="preserve">hace un filtro general </w:t>
        </w:r>
      </w:ins>
      <w:ins w:id="189" w:author="MSI" w:date="2020-07-16T18:50:00Z">
        <w:r w:rsidR="0051772F">
          <w:rPr>
            <w:color w:val="FF0000"/>
          </w:rPr>
          <w:t>al ir al módulo sitio del cliente</w:t>
        </w:r>
      </w:ins>
      <w:ins w:id="190" w:author="MSI" w:date="2020-07-16T18:47:00Z">
        <w:r w:rsidR="0051772F">
          <w:rPr>
            <w:color w:val="FF0000"/>
          </w:rPr>
          <w:t>, para evitar mostrar la tabla vacía</w:t>
        </w:r>
      </w:ins>
      <w:ins w:id="191" w:author="MSI" w:date="2020-07-16T18:48:00Z">
        <w:r w:rsidR="0051772F">
          <w:rPr>
            <w:color w:val="FF0000"/>
          </w:rPr>
          <w:t xml:space="preserve">, solo si el </w:t>
        </w:r>
      </w:ins>
      <w:ins w:id="192" w:author="MSI" w:date="2020-07-16T18:49:00Z">
        <w:r w:rsidR="0051772F">
          <w:rPr>
            <w:color w:val="FF0000"/>
          </w:rPr>
          <w:t>cliente</w:t>
        </w:r>
      </w:ins>
      <w:ins w:id="193" w:author="MSI" w:date="2020-07-16T18:48:00Z">
        <w:r w:rsidR="0051772F">
          <w:rPr>
            <w:color w:val="FF0000"/>
          </w:rPr>
          <w:t xml:space="preserve"> desea hacer uso de los filtros para un mejor acercamiento con el proveedor, con esto </w:t>
        </w:r>
      </w:ins>
      <w:ins w:id="194" w:author="MSI" w:date="2020-07-16T18:56:00Z">
        <w:r w:rsidR="0051772F">
          <w:rPr>
            <w:color w:val="FF0000"/>
          </w:rPr>
          <w:t>se disminuye</w:t>
        </w:r>
      </w:ins>
      <w:ins w:id="195" w:author="MSI" w:date="2020-07-16T18:48:00Z">
        <w:r w:rsidR="0051772F">
          <w:rPr>
            <w:color w:val="FF0000"/>
          </w:rPr>
          <w:t xml:space="preserve"> los </w:t>
        </w:r>
      </w:ins>
      <w:ins w:id="196" w:author="MSI" w:date="2020-07-16T18:49:00Z">
        <w:r w:rsidR="0051772F">
          <w:rPr>
            <w:color w:val="FF0000"/>
          </w:rPr>
          <w:t>clics</w:t>
        </w:r>
      </w:ins>
      <w:ins w:id="197" w:author="MSI" w:date="2020-07-16T18:48:00Z">
        <w:r w:rsidR="0051772F">
          <w:rPr>
            <w:color w:val="FF0000"/>
          </w:rPr>
          <w:t xml:space="preserve"> del </w:t>
        </w:r>
      </w:ins>
      <w:ins w:id="198" w:author="MSI" w:date="2020-07-16T18:49:00Z">
        <w:r w:rsidR="0051772F">
          <w:rPr>
            <w:color w:val="FF0000"/>
          </w:rPr>
          <w:t>cliente y se mejora la experiencia de usuario.</w:t>
        </w:r>
      </w:ins>
    </w:p>
    <w:p w:rsidR="00BB6E1A" w:rsidRDefault="00901114">
      <w:pPr>
        <w:rPr>
          <w:ins w:id="199" w:author="HP ENVY" w:date="2020-07-07T00:13:00Z"/>
        </w:rPr>
      </w:pPr>
      <w:ins w:id="200" w:author="HP ENVY" w:date="2020-07-07T00:39:00Z"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1093722</wp:posOffset>
                  </wp:positionH>
                  <wp:positionV relativeFrom="paragraph">
                    <wp:posOffset>1583175</wp:posOffset>
                  </wp:positionV>
                  <wp:extent cx="3200400" cy="1258953"/>
                  <wp:effectExtent l="0" t="0" r="19050" b="17780"/>
                  <wp:wrapNone/>
                  <wp:docPr id="21" name="21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200400" cy="1258953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7987D32F" id="21 Elipse" o:spid="_x0000_s1026" style="position:absolute;margin-left:86.1pt;margin-top:124.65pt;width:252pt;height:99.1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" filled="f" strokecolor="#1f4d78 [1604]" strokeweight="1pt">
                  <v:stroke joinstyle="miter"/>
                </v:oval>
              </w:pict>
            </mc:Fallback>
          </mc:AlternateContent>
        </w:r>
      </w:ins>
      <w:ins w:id="201" w:author="MSI" w:date="2020-07-16T18:49:00Z">
        <w:r w:rsidR="0051772F">
          <w:t xml:space="preserve"> </w:t>
        </w:r>
      </w:ins>
      <w:ins w:id="202" w:author="HP ENVY" w:date="2020-07-07T00:39:00Z">
        <w:r>
          <w:rPr>
            <w:noProof/>
            <w:lang w:val="en-US"/>
          </w:rPr>
          <w:drawing>
            <wp:inline distT="0" distB="0" distL="0" distR="0" wp14:anchorId="170CDF4D" wp14:editId="63DF4757">
              <wp:extent cx="5400040" cy="3035935"/>
              <wp:effectExtent l="0" t="0" r="0" b="0"/>
              <wp:docPr id="20" name="Imagen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0359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B6E1A" w:rsidRDefault="00BB6E1A">
      <w:pPr>
        <w:rPr>
          <w:ins w:id="203" w:author="HP ENVY" w:date="2020-07-07T00:40:00Z"/>
        </w:rPr>
      </w:pPr>
    </w:p>
    <w:p w:rsidR="00901114" w:rsidRDefault="00901114">
      <w:pPr>
        <w:rPr>
          <w:ins w:id="204" w:author="HP ENVY" w:date="2020-07-07T00:48:00Z"/>
        </w:rPr>
      </w:pPr>
      <w:ins w:id="205" w:author="HP ENVY" w:date="2020-07-07T00:48:00Z">
        <w:r>
          <w:t>Una se ingresa a alguno de los portafolios, no permite seleccionar ninguno de los productos para incluirlos en el carrito desde la vista del portafolio.</w:t>
        </w:r>
      </w:ins>
    </w:p>
    <w:p w:rsidR="006819B5" w:rsidRDefault="006819B5">
      <w:pPr>
        <w:rPr>
          <w:ins w:id="206" w:author="HP ENVY" w:date="2020-07-07T00:51:00Z"/>
        </w:rPr>
      </w:pPr>
      <w:ins w:id="207" w:author="HP ENVY" w:date="2020-07-07T00:56:00Z">
        <w:r>
          <w:rPr>
            <w:noProof/>
            <w:lang w:val="en-US"/>
          </w:rPr>
          <w:drawing>
            <wp:inline distT="0" distB="0" distL="0" distR="0" wp14:anchorId="39E36F94" wp14:editId="653C6132">
              <wp:extent cx="5400040" cy="3035935"/>
              <wp:effectExtent l="0" t="0" r="0" b="0"/>
              <wp:docPr id="30" name="Imagen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0359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819B5" w:rsidRDefault="006819B5">
      <w:pPr>
        <w:rPr>
          <w:ins w:id="208" w:author="HP ENVY" w:date="2020-07-07T00:51:00Z"/>
        </w:rPr>
      </w:pPr>
    </w:p>
    <w:p w:rsidR="006819B5" w:rsidRDefault="006819B5">
      <w:pPr>
        <w:rPr>
          <w:ins w:id="209" w:author="HP ENVY" w:date="2020-07-07T00:53:00Z"/>
        </w:rPr>
      </w:pPr>
      <w:ins w:id="210" w:author="HP ENVY" w:date="2020-07-07T00:51:00Z">
        <w:r>
          <w:lastRenderedPageBreak/>
          <w:t>Al hacer clic en el carrito asociado a un portafolio, te lleva a la vista del carrito, esta es la que deber</w:t>
        </w:r>
      </w:ins>
      <w:ins w:id="211" w:author="HP ENVY" w:date="2020-07-07T00:52:00Z">
        <w:r>
          <w:t xml:space="preserve">ía presentarse cuando el cliente haga clic en algún portafolio y no esa vista del listado de los productos para luego tener que hacer clic en el </w:t>
        </w:r>
      </w:ins>
      <w:ins w:id="212" w:author="HP ENVY" w:date="2020-07-07T00:53:00Z">
        <w:r>
          <w:t>ícono del carrito de arriba.</w:t>
        </w:r>
      </w:ins>
    </w:p>
    <w:p w:rsidR="006819B5" w:rsidRDefault="006819B5">
      <w:pPr>
        <w:rPr>
          <w:ins w:id="213" w:author="HP ENVY" w:date="2020-07-07T00:53:00Z"/>
        </w:rPr>
      </w:pPr>
    </w:p>
    <w:p w:rsidR="006819B5" w:rsidRDefault="006819B5">
      <w:pPr>
        <w:rPr>
          <w:ins w:id="214" w:author="HP ENVY" w:date="2020-07-07T00:53:00Z"/>
        </w:rPr>
      </w:pPr>
      <w:ins w:id="215" w:author="HP ENVY" w:date="2020-07-07T00:54:00Z">
        <w:r>
          <w:rPr>
            <w:noProof/>
            <w:lang w:val="en-US"/>
          </w:rPr>
          <w:drawing>
            <wp:anchor distT="0" distB="0" distL="114300" distR="114300" simplePos="0" relativeHeight="251655680" behindDoc="1" locked="0" layoutInCell="1" allowOverlap="1" wp14:anchorId="378743F9" wp14:editId="5B477887">
              <wp:simplePos x="0" y="0"/>
              <wp:positionH relativeFrom="column">
                <wp:posOffset>3215005</wp:posOffset>
              </wp:positionH>
              <wp:positionV relativeFrom="paragraph">
                <wp:posOffset>34290</wp:posOffset>
              </wp:positionV>
              <wp:extent cx="2700020" cy="1517650"/>
              <wp:effectExtent l="0" t="0" r="5080" b="6350"/>
              <wp:wrapThrough wrapText="bothSides">
                <wp:wrapPolygon edited="0">
                  <wp:start x="0" y="0"/>
                  <wp:lineTo x="0" y="21419"/>
                  <wp:lineTo x="21488" y="21419"/>
                  <wp:lineTo x="21488" y="0"/>
                  <wp:lineTo x="0" y="0"/>
                </wp:wrapPolygon>
              </wp:wrapThrough>
              <wp:docPr id="23" name="Imagen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00020" cy="15176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16" w:author="HP ENVY" w:date="2020-07-07T00:53:00Z">
        <w:r>
          <w:rPr>
            <w:noProof/>
            <w:lang w:val="en-US"/>
          </w:rPr>
          <w:drawing>
            <wp:anchor distT="0" distB="0" distL="114300" distR="114300" simplePos="0" relativeHeight="251656704" behindDoc="1" locked="0" layoutInCell="1" allowOverlap="1" wp14:anchorId="5FE7C169" wp14:editId="58F3C856">
              <wp:simplePos x="0" y="0"/>
              <wp:positionH relativeFrom="column">
                <wp:posOffset>-17780</wp:posOffset>
              </wp:positionH>
              <wp:positionV relativeFrom="paragraph">
                <wp:posOffset>34925</wp:posOffset>
              </wp:positionV>
              <wp:extent cx="2715260" cy="1526540"/>
              <wp:effectExtent l="0" t="0" r="8890" b="0"/>
              <wp:wrapThrough wrapText="bothSides">
                <wp:wrapPolygon edited="0">
                  <wp:start x="0" y="0"/>
                  <wp:lineTo x="0" y="21295"/>
                  <wp:lineTo x="21519" y="21295"/>
                  <wp:lineTo x="21519" y="0"/>
                  <wp:lineTo x="0" y="0"/>
                </wp:wrapPolygon>
              </wp:wrapThrough>
              <wp:docPr id="24" name="Imagen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15260" cy="1526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:rsidR="006819B5" w:rsidRDefault="006819B5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1B597A5D" wp14:editId="52B80392">
                <wp:simplePos x="0" y="0"/>
                <wp:positionH relativeFrom="column">
                  <wp:posOffset>3227046</wp:posOffset>
                </wp:positionH>
                <wp:positionV relativeFrom="paragraph">
                  <wp:posOffset>111892</wp:posOffset>
                </wp:positionV>
                <wp:extent cx="310216" cy="707366"/>
                <wp:effectExtent l="0" t="0" r="33020" b="36195"/>
                <wp:wrapNone/>
                <wp:docPr id="28" name="2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216" cy="707366"/>
                          <a:chOff x="0" y="0"/>
                          <a:chExt cx="310216" cy="707366"/>
                        </a:xfrm>
                      </wpg:grpSpPr>
                      <wps:wsp>
                        <wps:cNvPr id="26" name="26 Conector recto"/>
                        <wps:cNvCnPr/>
                        <wps:spPr>
                          <a:xfrm>
                            <a:off x="0" y="396815"/>
                            <a:ext cx="155276" cy="31055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27 Conector recto"/>
                        <wps:cNvCnPr/>
                        <wps:spPr>
                          <a:xfrm flipV="1">
                            <a:off x="155276" y="0"/>
                            <a:ext cx="154940" cy="7067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7B8979" id="28 Grupo" o:spid="_x0000_s1026" style="position:absolute;margin-left:254.1pt;margin-top:8.8pt;width:24.45pt;height:55.7pt;z-index:251658752" coordsize="3102,7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">
                <v:line id="26 Conector recto" o:spid="_x0000_s1027" style="position:absolute;visibility:visible;mso-wrap-style:square" from="0,3968" to="1552,7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" strokecolor="#70ad47 [3209]" strokeweight=".5pt">
                  <v:stroke joinstyle="miter"/>
                </v:line>
                <v:line id="27 Conector recto" o:spid="_x0000_s1028" style="position:absolute;flip:y;visibility:visible;mso-wrap-style:square" from="1552,0" to="3102,7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" strokecolor="#70ad47 [3209]" strokeweight=".5pt">
                  <v:stroke joinstyle="miter"/>
                </v:line>
              </v:group>
            </w:pict>
          </mc:Fallback>
        </mc:AlternateContent>
      </w:r>
    </w:p>
    <w:p w:rsidR="00BB6E1A" w:rsidRDefault="006819B5">
      <w:ins w:id="217" w:author="HP ENVY" w:date="2020-07-07T00:57:00Z"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824" behindDoc="0" locked="0" layoutInCell="1" allowOverlap="1" wp14:anchorId="0FE23315" wp14:editId="73CE77DB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244475</wp:posOffset>
                  </wp:positionV>
                  <wp:extent cx="370840" cy="0"/>
                  <wp:effectExtent l="0" t="76200" r="10160" b="114300"/>
                  <wp:wrapNone/>
                  <wp:docPr id="31" name="31 Conector recto de flecha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7084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type w14:anchorId="1A6AE52C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31 Conector recto de flecha" o:spid="_x0000_s1026" type="#_x0000_t32" style="position:absolute;margin-left:-1.4pt;margin-top:19.25pt;width:29.2pt;height:0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" strokecolor="#5b9bd5 [3204]" strokeweight=".5pt">
                  <v:stroke endarrow="open" joinstyle="miter"/>
                </v:shape>
              </w:pict>
            </mc:Fallback>
          </mc:AlternateContent>
        </w:r>
      </w:ins>
    </w:p>
    <w:p w:rsidR="006819B5" w:rsidRDefault="006819B5">
      <w:pPr>
        <w:rPr>
          <w:ins w:id="218" w:author="HP ENVY" w:date="2020-07-07T00:58:00Z"/>
        </w:rPr>
      </w:pPr>
    </w:p>
    <w:p w:rsidR="006819B5" w:rsidRDefault="006819B5">
      <w:pPr>
        <w:rPr>
          <w:ins w:id="219" w:author="HP ENVY" w:date="2020-07-07T00:58:00Z"/>
        </w:rPr>
      </w:pPr>
    </w:p>
    <w:p w:rsidR="006819B5" w:rsidRDefault="006819B5">
      <w:pPr>
        <w:rPr>
          <w:ins w:id="220" w:author="HP ENVY" w:date="2020-07-07T00:58:00Z"/>
        </w:rPr>
      </w:pPr>
    </w:p>
    <w:p w:rsidR="006819B5" w:rsidRDefault="006819B5">
      <w:pPr>
        <w:rPr>
          <w:ins w:id="221" w:author="HP ENVY" w:date="2020-07-07T00:58:00Z"/>
        </w:rPr>
      </w:pPr>
      <w:ins w:id="222" w:author="HP ENVY" w:date="2020-07-07T00:48:00Z">
        <w:r>
          <w:rPr>
            <w:noProof/>
            <w:lang w:val="en-US"/>
          </w:rPr>
          <w:drawing>
            <wp:anchor distT="0" distB="0" distL="114300" distR="114300" simplePos="0" relativeHeight="251660800" behindDoc="1" locked="0" layoutInCell="1" allowOverlap="1" wp14:anchorId="0EB50BB4" wp14:editId="528EB23C">
              <wp:simplePos x="0" y="0"/>
              <wp:positionH relativeFrom="column">
                <wp:posOffset>3218180</wp:posOffset>
              </wp:positionH>
              <wp:positionV relativeFrom="paragraph">
                <wp:posOffset>67310</wp:posOffset>
              </wp:positionV>
              <wp:extent cx="2715895" cy="1526540"/>
              <wp:effectExtent l="0" t="0" r="8255" b="0"/>
              <wp:wrapThrough wrapText="bothSides">
                <wp:wrapPolygon edited="0">
                  <wp:start x="0" y="0"/>
                  <wp:lineTo x="0" y="21295"/>
                  <wp:lineTo x="21514" y="21295"/>
                  <wp:lineTo x="21514" y="0"/>
                  <wp:lineTo x="0" y="0"/>
                </wp:wrapPolygon>
              </wp:wrapThrough>
              <wp:docPr id="22" name="Imagen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15895" cy="1526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23" w:author="HP ENVY" w:date="2020-07-07T00:56:00Z">
        <w:r>
          <w:rPr>
            <w:noProof/>
            <w:lang w:val="en-US"/>
          </w:rPr>
          <w:drawing>
            <wp:anchor distT="0" distB="0" distL="114300" distR="114300" simplePos="0" relativeHeight="251659776" behindDoc="1" locked="0" layoutInCell="1" allowOverlap="1" wp14:anchorId="47588A54" wp14:editId="2ABF8CE3">
              <wp:simplePos x="0" y="0"/>
              <wp:positionH relativeFrom="column">
                <wp:posOffset>-105410</wp:posOffset>
              </wp:positionH>
              <wp:positionV relativeFrom="paragraph">
                <wp:posOffset>67945</wp:posOffset>
              </wp:positionV>
              <wp:extent cx="2715260" cy="1526540"/>
              <wp:effectExtent l="0" t="0" r="8890" b="0"/>
              <wp:wrapThrough wrapText="bothSides">
                <wp:wrapPolygon edited="0">
                  <wp:start x="0" y="0"/>
                  <wp:lineTo x="0" y="21295"/>
                  <wp:lineTo x="21519" y="21295"/>
                  <wp:lineTo x="21519" y="0"/>
                  <wp:lineTo x="0" y="0"/>
                </wp:wrapPolygon>
              </wp:wrapThrough>
              <wp:docPr id="29" name="Imagen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15260" cy="1526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:rsidR="006819B5" w:rsidRDefault="006819B5">
      <w:pPr>
        <w:rPr>
          <w:ins w:id="224" w:author="HP ENVY" w:date="2020-07-07T00:58:00Z"/>
        </w:rPr>
      </w:pPr>
    </w:p>
    <w:p w:rsidR="006819B5" w:rsidRDefault="006819B5">
      <w:pPr>
        <w:rPr>
          <w:ins w:id="225" w:author="HP ENVY" w:date="2020-07-07T00:58:00Z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118CA82D" wp14:editId="5C1C734E">
                <wp:simplePos x="0" y="0"/>
                <wp:positionH relativeFrom="column">
                  <wp:posOffset>3316605</wp:posOffset>
                </wp:positionH>
                <wp:positionV relativeFrom="paragraph">
                  <wp:posOffset>216535</wp:posOffset>
                </wp:positionV>
                <wp:extent cx="378460" cy="525780"/>
                <wp:effectExtent l="0" t="0" r="21590" b="26670"/>
                <wp:wrapNone/>
                <wp:docPr id="34" name="3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460" cy="525780"/>
                          <a:chOff x="0" y="0"/>
                          <a:chExt cx="378891" cy="526211"/>
                        </a:xfrm>
                      </wpg:grpSpPr>
                      <wps:wsp>
                        <wps:cNvPr id="32" name="32 Conector recto"/>
                        <wps:cNvCnPr/>
                        <wps:spPr>
                          <a:xfrm>
                            <a:off x="0" y="0"/>
                            <a:ext cx="378891" cy="52621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33 Conector recto"/>
                        <wps:cNvCnPr/>
                        <wps:spPr>
                          <a:xfrm flipV="1">
                            <a:off x="0" y="0"/>
                            <a:ext cx="301421" cy="52578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064ADE" id="34 Grupo" o:spid="_x0000_s1026" style="position:absolute;margin-left:261.15pt;margin-top:17.05pt;width:29.8pt;height:41.4pt;z-index:251662848" coordsize="3788,5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">
                <v:line id="32 Conector recto" o:spid="_x0000_s1027" style="position:absolute;visibility:visible;mso-wrap-style:square" from="0,0" to="3788,5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" strokecolor="#ed7d31 [3205]" strokeweight=".5pt">
                  <v:stroke joinstyle="miter"/>
                </v:line>
                <v:line id="33 Conector recto" o:spid="_x0000_s1028" style="position:absolute;flip:y;visibility:visible;mso-wrap-style:square" from="0,0" to="3014,5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" strokecolor="#ed7d31 [3205]" strokeweight=".5pt">
                  <v:stroke joinstyle="miter"/>
                </v:line>
              </v:group>
            </w:pict>
          </mc:Fallback>
        </mc:AlternateContent>
      </w:r>
      <w:ins w:id="226" w:author="HP ENVY" w:date="2020-07-07T00:55:00Z"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7728" behindDoc="0" locked="0" layoutInCell="1" allowOverlap="1" wp14:anchorId="4A805093" wp14:editId="379FFE0E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215900</wp:posOffset>
                  </wp:positionV>
                  <wp:extent cx="370840" cy="0"/>
                  <wp:effectExtent l="0" t="76200" r="10160" b="114300"/>
                  <wp:wrapNone/>
                  <wp:docPr id="25" name="25 Conector recto de flecha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7084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57FE5BF9" id="25 Conector recto de flecha" o:spid="_x0000_s1026" type="#_x0000_t32" style="position:absolute;margin-left:5.8pt;margin-top:17pt;width:29.2pt;height:0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" strokecolor="#5b9bd5 [3204]" strokeweight=".5pt">
                  <v:stroke endarrow="open" joinstyle="miter"/>
                </v:shape>
              </w:pict>
            </mc:Fallback>
          </mc:AlternateContent>
        </w:r>
      </w:ins>
    </w:p>
    <w:p w:rsidR="006819B5" w:rsidRDefault="006819B5">
      <w:pPr>
        <w:rPr>
          <w:ins w:id="227" w:author="HP ENVY" w:date="2020-07-07T00:58:00Z"/>
        </w:rPr>
      </w:pPr>
    </w:p>
    <w:p w:rsidR="006819B5" w:rsidRDefault="006819B5">
      <w:pPr>
        <w:rPr>
          <w:ins w:id="228" w:author="HP ENVY" w:date="2020-07-07T00:58:00Z"/>
        </w:rPr>
      </w:pPr>
    </w:p>
    <w:p w:rsidR="006819B5" w:rsidRDefault="006819B5">
      <w:pPr>
        <w:rPr>
          <w:ins w:id="229" w:author="HP ENVY" w:date="2020-07-07T00:58:00Z"/>
        </w:rPr>
      </w:pPr>
    </w:p>
    <w:p w:rsidR="00BB6E1A" w:rsidRDefault="00BB6E1A">
      <w:pPr>
        <w:rPr>
          <w:ins w:id="230" w:author="MSI" w:date="2020-07-16T18:57:00Z"/>
        </w:rPr>
      </w:pPr>
    </w:p>
    <w:p w:rsidR="0051772F" w:rsidRPr="003648FB" w:rsidRDefault="0051772F">
      <w:pPr>
        <w:rPr>
          <w:ins w:id="231" w:author="MSI" w:date="2020-07-16T19:10:00Z"/>
          <w:color w:val="FF0000"/>
          <w:rPrChange w:id="232" w:author="MSI" w:date="2020-07-16T19:12:00Z">
            <w:rPr>
              <w:ins w:id="233" w:author="MSI" w:date="2020-07-16T19:10:00Z"/>
            </w:rPr>
          </w:rPrChange>
        </w:rPr>
      </w:pPr>
      <w:ins w:id="234" w:author="MSI" w:date="2020-07-16T18:57:00Z">
        <w:r w:rsidRPr="003648FB">
          <w:rPr>
            <w:color w:val="FF0000"/>
            <w:rPrChange w:id="235" w:author="MSI" w:date="2020-07-16T19:12:00Z">
              <w:rPr/>
            </w:rPrChange>
          </w:rPr>
          <w:t xml:space="preserve">El funcionamiento es el siguiente: dado que un </w:t>
        </w:r>
      </w:ins>
      <w:ins w:id="236" w:author="MSI" w:date="2020-07-16T18:59:00Z">
        <w:r w:rsidR="00951315" w:rsidRPr="003648FB">
          <w:rPr>
            <w:color w:val="FF0000"/>
            <w:rPrChange w:id="237" w:author="MSI" w:date="2020-07-16T19:12:00Z">
              <w:rPr/>
            </w:rPrChange>
          </w:rPr>
          <w:t>proveedor</w:t>
        </w:r>
      </w:ins>
      <w:ins w:id="238" w:author="MSI" w:date="2020-07-16T18:57:00Z">
        <w:r w:rsidRPr="003648FB">
          <w:rPr>
            <w:color w:val="FF0000"/>
            <w:rPrChange w:id="239" w:author="MSI" w:date="2020-07-16T19:12:00Z">
              <w:rPr/>
            </w:rPrChange>
          </w:rPr>
          <w:t xml:space="preserve"> </w:t>
        </w:r>
        <w:r w:rsidR="00951315" w:rsidRPr="003648FB">
          <w:rPr>
            <w:color w:val="FF0000"/>
            <w:rPrChange w:id="240" w:author="MSI" w:date="2020-07-16T19:12:00Z">
              <w:rPr/>
            </w:rPrChange>
          </w:rPr>
          <w:t xml:space="preserve">puede tener varios </w:t>
        </w:r>
      </w:ins>
      <w:ins w:id="241" w:author="MSI" w:date="2020-07-16T18:58:00Z">
        <w:r w:rsidR="00951315" w:rsidRPr="003648FB">
          <w:rPr>
            <w:color w:val="FF0000"/>
            <w:rPrChange w:id="242" w:author="MSI" w:date="2020-07-16T19:12:00Z">
              <w:rPr/>
            </w:rPrChange>
          </w:rPr>
          <w:t xml:space="preserve">portafolios y a su vez cada portafolio muchos productos </w:t>
        </w:r>
      </w:ins>
      <w:ins w:id="243" w:author="MSI" w:date="2020-07-16T19:04:00Z">
        <w:r w:rsidR="00951315" w:rsidRPr="003648FB">
          <w:rPr>
            <w:color w:val="FF0000"/>
            <w:rPrChange w:id="244" w:author="MSI" w:date="2020-07-16T19:12:00Z">
              <w:rPr/>
            </w:rPrChange>
          </w:rPr>
          <w:t xml:space="preserve">para poder controlar la relación de portafolio vs productos se implementó el carrito a nivel de portafolio, es decir que el cliente primero selecciona el portafolio de </w:t>
        </w:r>
      </w:ins>
      <w:ins w:id="245" w:author="MSI" w:date="2020-07-16T19:05:00Z">
        <w:r w:rsidR="00951315" w:rsidRPr="003648FB">
          <w:rPr>
            <w:color w:val="FF0000"/>
            <w:rPrChange w:id="246" w:author="MSI" w:date="2020-07-16T19:12:00Z">
              <w:rPr/>
            </w:rPrChange>
          </w:rPr>
          <w:t>interés</w:t>
        </w:r>
      </w:ins>
      <w:ins w:id="247" w:author="MSI" w:date="2020-07-16T19:04:00Z">
        <w:r w:rsidR="00951315" w:rsidRPr="003648FB">
          <w:rPr>
            <w:color w:val="FF0000"/>
            <w:rPrChange w:id="248" w:author="MSI" w:date="2020-07-16T19:12:00Z">
              <w:rPr/>
            </w:rPrChange>
          </w:rPr>
          <w:t xml:space="preserve"> </w:t>
        </w:r>
      </w:ins>
      <w:ins w:id="249" w:author="MSI" w:date="2020-07-16T19:05:00Z">
        <w:r w:rsidR="00951315" w:rsidRPr="003648FB">
          <w:rPr>
            <w:color w:val="FF0000"/>
            <w:rPrChange w:id="250" w:author="MSI" w:date="2020-07-16T19:12:00Z">
              <w:rPr/>
            </w:rPrChange>
          </w:rPr>
          <w:t xml:space="preserve">y luego añade los productos, y si desea añadir productos de otro portafolio debe ir de nuevo </w:t>
        </w:r>
      </w:ins>
      <w:ins w:id="251" w:author="MSI" w:date="2020-07-16T19:06:00Z">
        <w:r w:rsidR="00951315" w:rsidRPr="003648FB">
          <w:rPr>
            <w:color w:val="FF0000"/>
            <w:rPrChange w:id="252" w:author="MSI" w:date="2020-07-16T19:12:00Z">
              <w:rPr/>
            </w:rPrChange>
          </w:rPr>
          <w:t xml:space="preserve">a los portafolios del proveedor y seleccionar </w:t>
        </w:r>
      </w:ins>
      <w:ins w:id="253" w:author="MSI" w:date="2020-07-16T19:07:00Z">
        <w:r w:rsidR="00951315" w:rsidRPr="003648FB">
          <w:rPr>
            <w:color w:val="FF0000"/>
            <w:rPrChange w:id="254" w:author="MSI" w:date="2020-07-16T19:12:00Z">
              <w:rPr/>
            </w:rPrChange>
          </w:rPr>
          <w:t xml:space="preserve">el de interés. Al hacer esto no se pierden los productos del carrito dado que ya están guardados en la base de datos, la ventaja de hacer esto es que el cliente puede </w:t>
        </w:r>
      </w:ins>
      <w:ins w:id="255" w:author="MSI" w:date="2020-07-16T19:08:00Z">
        <w:r w:rsidR="00951315" w:rsidRPr="003648FB">
          <w:rPr>
            <w:color w:val="FF0000"/>
            <w:rPrChange w:id="256" w:author="MSI" w:date="2020-07-16T19:12:00Z">
              <w:rPr/>
            </w:rPrChange>
          </w:rPr>
          <w:t>elegir</w:t>
        </w:r>
      </w:ins>
      <w:ins w:id="257" w:author="MSI" w:date="2020-07-16T19:07:00Z">
        <w:r w:rsidR="00951315" w:rsidRPr="003648FB">
          <w:rPr>
            <w:color w:val="FF0000"/>
            <w:rPrChange w:id="258" w:author="MSI" w:date="2020-07-16T19:12:00Z">
              <w:rPr/>
            </w:rPrChange>
          </w:rPr>
          <w:t xml:space="preserve"> </w:t>
        </w:r>
      </w:ins>
      <w:ins w:id="259" w:author="MSI" w:date="2020-07-16T19:08:00Z">
        <w:r w:rsidR="00951315" w:rsidRPr="003648FB">
          <w:rPr>
            <w:color w:val="FF0000"/>
            <w:rPrChange w:id="260" w:author="MSI" w:date="2020-07-16T19:12:00Z">
              <w:rPr/>
            </w:rPrChange>
          </w:rPr>
          <w:t xml:space="preserve">los productos </w:t>
        </w:r>
        <w:r w:rsidR="003648FB" w:rsidRPr="003648FB">
          <w:rPr>
            <w:color w:val="FF0000"/>
            <w:rPrChange w:id="261" w:author="MSI" w:date="2020-07-16T19:12:00Z">
              <w:rPr/>
            </w:rPrChange>
          </w:rPr>
          <w:t>de diferentes portafolios incluso de diferentes clientes</w:t>
        </w:r>
      </w:ins>
      <w:ins w:id="262" w:author="MSI" w:date="2020-07-16T19:10:00Z">
        <w:r w:rsidR="003648FB" w:rsidRPr="003648FB">
          <w:rPr>
            <w:color w:val="FF0000"/>
            <w:rPrChange w:id="263" w:author="MSI" w:date="2020-07-16T19:12:00Z">
              <w:rPr/>
            </w:rPrChange>
          </w:rPr>
          <w:t>, también se</w:t>
        </w:r>
      </w:ins>
      <w:ins w:id="264" w:author="MSI" w:date="2020-07-16T19:08:00Z">
        <w:r w:rsidR="003648FB" w:rsidRPr="003648FB">
          <w:rPr>
            <w:color w:val="FF0000"/>
            <w:rPrChange w:id="265" w:author="MSI" w:date="2020-07-16T19:12:00Z">
              <w:rPr/>
            </w:rPrChange>
          </w:rPr>
          <w:t xml:space="preserve"> </w:t>
        </w:r>
      </w:ins>
      <w:ins w:id="266" w:author="MSI" w:date="2020-07-16T19:10:00Z">
        <w:r w:rsidR="003648FB" w:rsidRPr="003648FB">
          <w:rPr>
            <w:color w:val="FF0000"/>
            <w:rPrChange w:id="267" w:author="MSI" w:date="2020-07-16T19:12:00Z">
              <w:rPr/>
            </w:rPrChange>
          </w:rPr>
          <w:t xml:space="preserve">controla </w:t>
        </w:r>
      </w:ins>
      <w:ins w:id="268" w:author="MSI" w:date="2020-07-16T19:08:00Z">
        <w:r w:rsidR="003648FB" w:rsidRPr="003648FB">
          <w:rPr>
            <w:color w:val="FF0000"/>
            <w:rPrChange w:id="269" w:author="MSI" w:date="2020-07-16T19:12:00Z">
              <w:rPr/>
            </w:rPrChange>
          </w:rPr>
          <w:t xml:space="preserve">las relaciones de la base de datos entre portafolio vs productos. </w:t>
        </w:r>
      </w:ins>
    </w:p>
    <w:p w:rsidR="003648FB" w:rsidRDefault="003648FB">
      <w:pPr>
        <w:rPr>
          <w:ins w:id="270" w:author="MSI" w:date="2020-07-16T19:58:00Z"/>
          <w:color w:val="FF0000"/>
        </w:rPr>
      </w:pPr>
      <w:ins w:id="271" w:author="MSI" w:date="2020-07-16T19:10:00Z">
        <w:r w:rsidRPr="003648FB">
          <w:rPr>
            <w:color w:val="FF0000"/>
            <w:rPrChange w:id="272" w:author="MSI" w:date="2020-07-16T19:12:00Z">
              <w:rPr/>
            </w:rPrChange>
          </w:rPr>
          <w:t>Esta fue la propuesta implementada según las reuniones que tuvimos</w:t>
        </w:r>
      </w:ins>
      <w:ins w:id="273" w:author="MSI" w:date="2020-07-16T19:11:00Z">
        <w:r w:rsidRPr="003648FB">
          <w:rPr>
            <w:color w:val="FF0000"/>
            <w:rPrChange w:id="274" w:author="MSI" w:date="2020-07-16T19:12:00Z">
              <w:rPr/>
            </w:rPrChange>
          </w:rPr>
          <w:t>, incluso a mi parecer se mejoraron otras cosas que no se habían contemplado.</w:t>
        </w:r>
      </w:ins>
      <w:ins w:id="275" w:author="MSI" w:date="2020-07-16T19:10:00Z">
        <w:r w:rsidRPr="003648FB">
          <w:rPr>
            <w:color w:val="FF0000"/>
            <w:rPrChange w:id="276" w:author="MSI" w:date="2020-07-16T19:12:00Z">
              <w:rPr/>
            </w:rPrChange>
          </w:rPr>
          <w:t xml:space="preserve"> </w:t>
        </w:r>
      </w:ins>
    </w:p>
    <w:p w:rsidR="007C3990" w:rsidRPr="003648FB" w:rsidRDefault="007C3990">
      <w:pPr>
        <w:rPr>
          <w:ins w:id="277" w:author="MSI" w:date="2020-07-16T18:56:00Z"/>
          <w:color w:val="FF0000"/>
          <w:rPrChange w:id="278" w:author="MSI" w:date="2020-07-16T19:12:00Z">
            <w:rPr>
              <w:ins w:id="279" w:author="MSI" w:date="2020-07-16T18:56:00Z"/>
            </w:rPr>
          </w:rPrChange>
        </w:rPr>
      </w:pPr>
      <w:ins w:id="280" w:author="MSI" w:date="2020-07-16T19:58:00Z">
        <w:r>
          <w:rPr>
            <w:color w:val="FF0000"/>
          </w:rPr>
          <w:t xml:space="preserve">Si le encuentra una oportunidad de mejora le sugiero que la tenga como requisito para la siguiente versión. Con el fin de ir </w:t>
        </w:r>
      </w:ins>
      <w:ins w:id="281" w:author="MSI" w:date="2020-07-16T19:59:00Z">
        <w:r>
          <w:rPr>
            <w:color w:val="FF0000"/>
          </w:rPr>
          <w:t>afinado la plataforma.</w:t>
        </w:r>
      </w:ins>
    </w:p>
    <w:p w:rsidR="0051772F" w:rsidRDefault="0051772F">
      <w:pPr>
        <w:rPr>
          <w:ins w:id="282" w:author="HP ENVY" w:date="2020-07-07T00:59:00Z"/>
        </w:rPr>
      </w:pPr>
    </w:p>
    <w:p w:rsidR="004859AC" w:rsidRDefault="004859AC">
      <w:pPr>
        <w:rPr>
          <w:ins w:id="283" w:author="HP ENVY" w:date="2020-07-07T00:59:00Z"/>
        </w:rPr>
      </w:pPr>
      <w:proofErr w:type="gramStart"/>
      <w:ins w:id="284" w:author="HP ENVY" w:date="2020-07-07T00:59:00Z">
        <w:r>
          <w:t xml:space="preserve">Qué significan las columnas </w:t>
        </w:r>
        <w:proofErr w:type="spellStart"/>
        <w:r>
          <w:t>Op</w:t>
        </w:r>
        <w:proofErr w:type="spellEnd"/>
        <w:r>
          <w:t xml:space="preserve"> en la presentación al cliente del portafolio</w:t>
        </w:r>
        <w:r w:rsidR="00E31ED9">
          <w:t>?</w:t>
        </w:r>
        <w:proofErr w:type="gramEnd"/>
        <w:r w:rsidR="00E31ED9">
          <w:t xml:space="preserve"> NO deberían estar.</w:t>
        </w:r>
      </w:ins>
    </w:p>
    <w:p w:rsidR="00E31ED9" w:rsidDel="003648FB" w:rsidRDefault="00E31ED9">
      <w:pPr>
        <w:rPr>
          <w:ins w:id="285" w:author="HP ENVY" w:date="2020-07-07T01:01:00Z"/>
          <w:del w:id="286" w:author="MSI" w:date="2020-07-16T19:14:00Z"/>
        </w:rPr>
      </w:pPr>
    </w:p>
    <w:p w:rsidR="00E31ED9" w:rsidDel="00DD2C53" w:rsidRDefault="00E31ED9">
      <w:pPr>
        <w:rPr>
          <w:ins w:id="287" w:author="HP ENVY" w:date="2020-07-07T01:01:00Z"/>
          <w:del w:id="288" w:author="MSI" w:date="2020-07-16T19:19:00Z"/>
        </w:rPr>
      </w:pPr>
    </w:p>
    <w:p w:rsidR="003648FB" w:rsidRDefault="003648FB">
      <w:pPr>
        <w:rPr>
          <w:ins w:id="289" w:author="MSI" w:date="2020-07-16T19:15:00Z"/>
          <w:b/>
          <w:color w:val="00B050"/>
        </w:rPr>
      </w:pPr>
    </w:p>
    <w:p w:rsidR="00E31ED9" w:rsidRPr="003648FB" w:rsidRDefault="00E31ED9">
      <w:pPr>
        <w:rPr>
          <w:ins w:id="290" w:author="MSI" w:date="2020-07-16T19:14:00Z"/>
          <w:b/>
          <w:rPrChange w:id="291" w:author="MSI" w:date="2020-07-16T19:15:00Z">
            <w:rPr>
              <w:ins w:id="292" w:author="MSI" w:date="2020-07-16T19:14:00Z"/>
            </w:rPr>
          </w:rPrChange>
        </w:rPr>
      </w:pPr>
      <w:ins w:id="293" w:author="HP ENVY" w:date="2020-07-07T01:02:00Z">
        <w:r w:rsidRPr="003648FB">
          <w:rPr>
            <w:b/>
            <w:noProof/>
            <w:color w:val="00B050"/>
            <w:lang w:val="en-US"/>
            <w:rPrChange w:id="294" w:author="MSI" w:date="2020-07-16T19:15:00Z">
              <w:rPr>
                <w:noProof/>
                <w:lang w:val="en-US"/>
              </w:rPr>
            </w:rPrChange>
          </w:rPr>
          <w:lastRenderedPageBreak/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88BCEA1" wp14:editId="7682B2CD">
                  <wp:simplePos x="0" y="0"/>
                  <wp:positionH relativeFrom="column">
                    <wp:posOffset>955699</wp:posOffset>
                  </wp:positionH>
                  <wp:positionV relativeFrom="paragraph">
                    <wp:posOffset>894499</wp:posOffset>
                  </wp:positionV>
                  <wp:extent cx="353683" cy="327804"/>
                  <wp:effectExtent l="0" t="0" r="27940" b="15240"/>
                  <wp:wrapNone/>
                  <wp:docPr id="36" name="36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53683" cy="32780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099A505B" id="36 Elipse" o:spid="_x0000_s1026" style="position:absolute;margin-left:75.25pt;margin-top:70.45pt;width:27.85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" filled="f" strokecolor="#ed7d31 [3205]" strokeweight="1pt">
                  <v:stroke joinstyle="miter"/>
                </v:oval>
              </w:pict>
            </mc:Fallback>
          </mc:AlternateContent>
        </w:r>
      </w:ins>
      <w:ins w:id="295" w:author="HP ENVY" w:date="2020-07-07T01:00:00Z">
        <w:r w:rsidRPr="003648FB">
          <w:rPr>
            <w:b/>
            <w:noProof/>
            <w:color w:val="00B050"/>
            <w:lang w:val="en-US"/>
            <w:rPrChange w:id="296" w:author="MSI" w:date="2020-07-16T19:15:00Z">
              <w:rPr>
                <w:noProof/>
                <w:lang w:val="en-US"/>
              </w:rPr>
            </w:rPrChange>
          </w:rPr>
          <w:drawing>
            <wp:anchor distT="0" distB="0" distL="114300" distR="114300" simplePos="0" relativeHeight="251657216" behindDoc="1" locked="0" layoutInCell="1" allowOverlap="1" wp14:anchorId="0F126B25" wp14:editId="50A529E8">
              <wp:simplePos x="0" y="0"/>
              <wp:positionH relativeFrom="column">
                <wp:posOffset>-22225</wp:posOffset>
              </wp:positionH>
              <wp:positionV relativeFrom="paragraph">
                <wp:posOffset>23495</wp:posOffset>
              </wp:positionV>
              <wp:extent cx="4358640" cy="2449830"/>
              <wp:effectExtent l="0" t="0" r="3810" b="7620"/>
              <wp:wrapTopAndBottom/>
              <wp:docPr id="35" name="Imagen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58640" cy="24498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97" w:author="MSI" w:date="2020-07-16T19:14:00Z">
        <w:r w:rsidR="003648FB" w:rsidRPr="003648FB">
          <w:rPr>
            <w:b/>
            <w:color w:val="00B050"/>
            <w:rPrChange w:id="298" w:author="MSI" w:date="2020-07-16T19:15:00Z">
              <w:rPr/>
            </w:rPrChange>
          </w:rPr>
          <w:t>CAMBIO APLICADO</w:t>
        </w:r>
        <w:r w:rsidR="003648FB" w:rsidRPr="003648FB">
          <w:rPr>
            <w:b/>
            <w:rPrChange w:id="299" w:author="MSI" w:date="2020-07-16T19:15:00Z">
              <w:rPr/>
            </w:rPrChange>
          </w:rPr>
          <w:t xml:space="preserve"> </w:t>
        </w:r>
      </w:ins>
    </w:p>
    <w:p w:rsidR="003648FB" w:rsidRDefault="003648FB">
      <w:pPr>
        <w:rPr>
          <w:ins w:id="300" w:author="HP ENVY" w:date="2020-07-07T01:01:00Z"/>
        </w:rPr>
      </w:pPr>
    </w:p>
    <w:p w:rsidR="00E31ED9" w:rsidRDefault="00125285">
      <w:pPr>
        <w:rPr>
          <w:ins w:id="301" w:author="HP ENVY" w:date="2020-07-07T01:01:00Z"/>
        </w:rPr>
      </w:pPr>
      <w:ins w:id="302" w:author="HP ENVY" w:date="2020-07-07T01:04:00Z">
        <w:r>
          <w:t>Adicionalmente, creo que sobran los campos “Show” y “</w:t>
        </w:r>
        <w:proofErr w:type="spellStart"/>
        <w:r>
          <w:t>Search</w:t>
        </w:r>
        <w:proofErr w:type="spellEnd"/>
        <w:r>
          <w:t>” de la parte derecha</w:t>
        </w:r>
      </w:ins>
      <w:ins w:id="303" w:author="HP ENVY" w:date="2020-07-07T01:05:00Z">
        <w:r>
          <w:t>, no funcionan, no son necesarios (ya están en la parte izquierda) y quitan espacio.</w:t>
        </w:r>
      </w:ins>
    </w:p>
    <w:p w:rsidR="00E31ED9" w:rsidRDefault="00125285">
      <w:pPr>
        <w:rPr>
          <w:ins w:id="304" w:author="HP ENVY" w:date="2020-07-07T01:05:00Z"/>
        </w:rPr>
      </w:pPr>
      <w:ins w:id="305" w:author="HP ENVY" w:date="2020-07-07T01:05:00Z">
        <w:r>
          <w:rPr>
            <w:noProof/>
            <w:lang w:val="en-US"/>
          </w:rPr>
          <w:drawing>
            <wp:anchor distT="0" distB="0" distL="114300" distR="114300" simplePos="0" relativeHeight="251663872" behindDoc="1" locked="0" layoutInCell="1" allowOverlap="1" wp14:anchorId="046AA616" wp14:editId="0A724D06">
              <wp:simplePos x="0" y="0"/>
              <wp:positionH relativeFrom="column">
                <wp:posOffset>-19685</wp:posOffset>
              </wp:positionH>
              <wp:positionV relativeFrom="paragraph">
                <wp:posOffset>73660</wp:posOffset>
              </wp:positionV>
              <wp:extent cx="4358640" cy="2449830"/>
              <wp:effectExtent l="0" t="0" r="3810" b="7620"/>
              <wp:wrapThrough wrapText="bothSides">
                <wp:wrapPolygon edited="0">
                  <wp:start x="0" y="0"/>
                  <wp:lineTo x="0" y="21499"/>
                  <wp:lineTo x="21524" y="21499"/>
                  <wp:lineTo x="21524" y="0"/>
                  <wp:lineTo x="0" y="0"/>
                </wp:wrapPolygon>
              </wp:wrapThrough>
              <wp:docPr id="37" name="Imagen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58640" cy="24498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:rsidR="00125285" w:rsidRDefault="00125285">
      <w:pPr>
        <w:rPr>
          <w:ins w:id="306" w:author="HP ENVY" w:date="2020-07-07T01:05:00Z"/>
        </w:rPr>
      </w:pPr>
    </w:p>
    <w:p w:rsidR="00125285" w:rsidRDefault="00125285">
      <w:pPr>
        <w:rPr>
          <w:ins w:id="307" w:author="HP ENVY" w:date="2020-07-07T01:05:00Z"/>
        </w:rPr>
      </w:pPr>
    </w:p>
    <w:p w:rsidR="00125285" w:rsidRDefault="00125285">
      <w:pPr>
        <w:rPr>
          <w:ins w:id="308" w:author="HP ENVY" w:date="2020-07-07T01:05:00Z"/>
        </w:rPr>
      </w:pPr>
      <w:ins w:id="309" w:author="HP ENVY" w:date="2020-07-07T01:06:00Z"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4896" behindDoc="0" locked="0" layoutInCell="1" allowOverlap="1" wp14:anchorId="1E84D7F4" wp14:editId="695D76CB">
                  <wp:simplePos x="0" y="0"/>
                  <wp:positionH relativeFrom="column">
                    <wp:posOffset>-1928926</wp:posOffset>
                  </wp:positionH>
                  <wp:positionV relativeFrom="paragraph">
                    <wp:posOffset>208723</wp:posOffset>
                  </wp:positionV>
                  <wp:extent cx="1474494" cy="327660"/>
                  <wp:effectExtent l="0" t="0" r="11430" b="15240"/>
                  <wp:wrapNone/>
                  <wp:docPr id="38" name="38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74494" cy="3276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1540BCB7" id="38 Elipse" o:spid="_x0000_s1026" style="position:absolute;margin-left:-151.9pt;margin-top:16.45pt;width:116.1pt;height:25.8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" filled="f" strokecolor="#ed7d31 [3205]" strokeweight="1pt">
                  <v:stroke joinstyle="miter"/>
                </v:oval>
              </w:pict>
            </mc:Fallback>
          </mc:AlternateContent>
        </w:r>
      </w:ins>
    </w:p>
    <w:p w:rsidR="00125285" w:rsidRDefault="00125285">
      <w:pPr>
        <w:rPr>
          <w:ins w:id="310" w:author="HP ENVY" w:date="2020-07-07T01:05:00Z"/>
        </w:rPr>
      </w:pPr>
    </w:p>
    <w:p w:rsidR="00125285" w:rsidRDefault="00125285">
      <w:pPr>
        <w:rPr>
          <w:ins w:id="311" w:author="HP ENVY" w:date="2020-07-07T01:05:00Z"/>
        </w:rPr>
      </w:pPr>
    </w:p>
    <w:p w:rsidR="00DD2C53" w:rsidRDefault="00DD2C53">
      <w:pPr>
        <w:rPr>
          <w:ins w:id="312" w:author="MSI" w:date="2020-07-16T19:19:00Z"/>
          <w:color w:val="FF0000"/>
        </w:rPr>
      </w:pPr>
    </w:p>
    <w:p w:rsidR="00DD2C53" w:rsidRDefault="00DD2C53">
      <w:pPr>
        <w:rPr>
          <w:ins w:id="313" w:author="MSI" w:date="2020-07-16T19:19:00Z"/>
          <w:color w:val="FF0000"/>
        </w:rPr>
      </w:pPr>
    </w:p>
    <w:p w:rsidR="00125285" w:rsidRPr="003648FB" w:rsidDel="003648FB" w:rsidRDefault="003648FB" w:rsidP="003648FB">
      <w:pPr>
        <w:rPr>
          <w:ins w:id="314" w:author="HP ENVY" w:date="2020-07-07T01:05:00Z"/>
          <w:del w:id="315" w:author="MSI" w:date="2020-07-16T19:15:00Z"/>
          <w:color w:val="FF0000"/>
          <w:rPrChange w:id="316" w:author="MSI" w:date="2020-07-16T19:18:00Z">
            <w:rPr>
              <w:ins w:id="317" w:author="HP ENVY" w:date="2020-07-07T01:05:00Z"/>
              <w:del w:id="318" w:author="MSI" w:date="2020-07-16T19:15:00Z"/>
            </w:rPr>
          </w:rPrChange>
        </w:rPr>
      </w:pPr>
      <w:ins w:id="319" w:author="MSI" w:date="2020-07-16T19:15:00Z">
        <w:r w:rsidRPr="003648FB">
          <w:rPr>
            <w:color w:val="FF0000"/>
            <w:rPrChange w:id="320" w:author="MSI" w:date="2020-07-16T19:18:00Z">
              <w:rPr/>
            </w:rPrChange>
          </w:rPr>
          <w:t>Los objetos “Show” y “</w:t>
        </w:r>
        <w:proofErr w:type="spellStart"/>
        <w:r w:rsidRPr="003648FB">
          <w:rPr>
            <w:color w:val="FF0000"/>
            <w:rPrChange w:id="321" w:author="MSI" w:date="2020-07-16T19:18:00Z">
              <w:rPr/>
            </w:rPrChange>
          </w:rPr>
          <w:t>Search</w:t>
        </w:r>
        <w:proofErr w:type="spellEnd"/>
        <w:r w:rsidRPr="003648FB">
          <w:rPr>
            <w:color w:val="FF0000"/>
            <w:rPrChange w:id="322" w:author="MSI" w:date="2020-07-16T19:18:00Z">
              <w:rPr/>
            </w:rPrChange>
          </w:rPr>
          <w:t>” si funcionan, son los de la tabla de la derecha,</w:t>
        </w:r>
      </w:ins>
      <w:ins w:id="323" w:author="MSI" w:date="2020-07-16T19:16:00Z">
        <w:r w:rsidRPr="003648FB">
          <w:rPr>
            <w:color w:val="FF0000"/>
            <w:rPrChange w:id="324" w:author="MSI" w:date="2020-07-16T19:18:00Z">
              <w:rPr/>
            </w:rPrChange>
          </w:rPr>
          <w:t xml:space="preserve"> en la parte izquierda son los buscadores de la tabla</w:t>
        </w:r>
      </w:ins>
      <w:ins w:id="325" w:author="MSI" w:date="2020-07-16T19:17:00Z">
        <w:r w:rsidRPr="003648FB">
          <w:rPr>
            <w:color w:val="FF0000"/>
            <w:rPrChange w:id="326" w:author="MSI" w:date="2020-07-16T19:18:00Z">
              <w:rPr/>
            </w:rPrChange>
          </w:rPr>
          <w:t xml:space="preserve"> </w:t>
        </w:r>
      </w:ins>
      <w:ins w:id="327" w:author="MSI" w:date="2020-07-16T19:16:00Z">
        <w:r w:rsidRPr="003648FB">
          <w:rPr>
            <w:color w:val="FF0000"/>
            <w:rPrChange w:id="328" w:author="MSI" w:date="2020-07-16T19:18:00Z">
              <w:rPr/>
            </w:rPrChange>
          </w:rPr>
          <w:t xml:space="preserve">productos (son dos tablas independientes) son útiles estos objetos cuando el cliente tenga muchos productos en el carrito, dado que </w:t>
        </w:r>
      </w:ins>
      <w:ins w:id="329" w:author="MSI" w:date="2020-07-16T19:17:00Z">
        <w:r w:rsidRPr="003648FB">
          <w:rPr>
            <w:color w:val="FF0000"/>
            <w:rPrChange w:id="330" w:author="MSI" w:date="2020-07-16T19:18:00Z">
              <w:rPr/>
            </w:rPrChange>
          </w:rPr>
          <w:t>podrá</w:t>
        </w:r>
      </w:ins>
      <w:ins w:id="331" w:author="MSI" w:date="2020-07-16T19:16:00Z">
        <w:r w:rsidRPr="003648FB">
          <w:rPr>
            <w:color w:val="FF0000"/>
            <w:rPrChange w:id="332" w:author="MSI" w:date="2020-07-16T19:18:00Z">
              <w:rPr/>
            </w:rPrChange>
          </w:rPr>
          <w:t xml:space="preserve"> </w:t>
        </w:r>
      </w:ins>
      <w:ins w:id="333" w:author="MSI" w:date="2020-07-16T19:17:00Z">
        <w:r w:rsidRPr="003648FB">
          <w:rPr>
            <w:color w:val="FF0000"/>
            <w:rPrChange w:id="334" w:author="MSI" w:date="2020-07-16T19:18:00Z">
              <w:rPr/>
            </w:rPrChange>
          </w:rPr>
          <w:t>buscar y elegir la Show (las filas a mostrar).</w:t>
        </w:r>
      </w:ins>
    </w:p>
    <w:p w:rsidR="00125285" w:rsidRDefault="00125285">
      <w:pPr>
        <w:rPr>
          <w:ins w:id="335" w:author="HP ENVY" w:date="2020-07-07T01:05:00Z"/>
        </w:rPr>
      </w:pPr>
    </w:p>
    <w:p w:rsidR="00125285" w:rsidDel="00DD2C53" w:rsidRDefault="00125285">
      <w:pPr>
        <w:rPr>
          <w:ins w:id="336" w:author="HP ENVY" w:date="2020-07-07T01:05:00Z"/>
          <w:del w:id="337" w:author="MSI" w:date="2020-07-16T19:19:00Z"/>
        </w:rPr>
      </w:pPr>
    </w:p>
    <w:p w:rsidR="00125285" w:rsidDel="00DD2C53" w:rsidRDefault="00125285">
      <w:pPr>
        <w:rPr>
          <w:ins w:id="338" w:author="HP ENVY" w:date="2020-07-07T01:08:00Z"/>
          <w:del w:id="339" w:author="MSI" w:date="2020-07-16T19:25:00Z"/>
        </w:rPr>
      </w:pPr>
    </w:p>
    <w:p w:rsidR="00185A88" w:rsidRDefault="00125285">
      <w:pPr>
        <w:rPr>
          <w:ins w:id="340" w:author="HP ENVY" w:date="2020-07-07T01:11:00Z"/>
        </w:rPr>
      </w:pPr>
      <w:ins w:id="341" w:author="HP ENVY" w:date="2020-07-07T01:08:00Z">
        <w:r>
          <w:t xml:space="preserve">Al crear una solicitud de cotización a un proveedor específico, la vista de Mi Sitio del cliente no especifica el tipo de solicitud, simplemente dice </w:t>
        </w:r>
      </w:ins>
      <w:ins w:id="342" w:author="HP ENVY" w:date="2020-07-07T01:09:00Z">
        <w:r>
          <w:t>“Solicitud”, debe especificar si es de pedido o de cotización.</w:t>
        </w:r>
      </w:ins>
    </w:p>
    <w:p w:rsidR="00185A88" w:rsidRDefault="00185A88">
      <w:pPr>
        <w:rPr>
          <w:ins w:id="343" w:author="HP ENVY" w:date="2020-07-07T01:11:00Z"/>
        </w:rPr>
      </w:pPr>
      <w:ins w:id="344" w:author="HP ENVY" w:date="2020-07-07T01:11:00Z">
        <w:r>
          <w:rPr>
            <w:noProof/>
            <w:lang w:val="en-US"/>
          </w:rPr>
          <w:lastRenderedPageBreak/>
          <mc:AlternateContent>
            <mc:Choice Requires="wps">
              <w:drawing>
                <wp:anchor distT="0" distB="0" distL="114300" distR="114300" simplePos="0" relativeHeight="251665920" behindDoc="0" locked="0" layoutInCell="1" allowOverlap="1">
                  <wp:simplePos x="0" y="0"/>
                  <wp:positionH relativeFrom="column">
                    <wp:posOffset>1266250</wp:posOffset>
                  </wp:positionH>
                  <wp:positionV relativeFrom="paragraph">
                    <wp:posOffset>1196424</wp:posOffset>
                  </wp:positionV>
                  <wp:extent cx="681487" cy="284672"/>
                  <wp:effectExtent l="0" t="0" r="23495" b="20320"/>
                  <wp:wrapNone/>
                  <wp:docPr id="40" name="40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81487" cy="28467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6F2BC004" id="40 Elipse" o:spid="_x0000_s1026" style="position:absolute;margin-left:99.7pt;margin-top:94.2pt;width:53.65pt;height:22.4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" filled="f" strokecolor="#ed7d31 [3205]" strokeweight="1pt">
                  <v:stroke joinstyle="miter"/>
                </v:oval>
              </w:pict>
            </mc:Fallback>
          </mc:AlternateContent>
        </w:r>
        <w:r>
          <w:rPr>
            <w:noProof/>
            <w:lang w:val="en-US"/>
          </w:rPr>
          <w:drawing>
            <wp:inline distT="0" distB="0" distL="0" distR="0" wp14:anchorId="50080D08" wp14:editId="617DFCB7">
              <wp:extent cx="4037162" cy="2269818"/>
              <wp:effectExtent l="0" t="0" r="1905" b="0"/>
              <wp:docPr id="39" name="Imagen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37090" cy="22697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85A88" w:rsidRDefault="00736D05">
      <w:pPr>
        <w:rPr>
          <w:ins w:id="345" w:author="MSI" w:date="2020-07-16T19:44:00Z"/>
          <w:b/>
          <w:color w:val="00B050"/>
        </w:rPr>
      </w:pPr>
      <w:ins w:id="346" w:author="MSI" w:date="2020-07-16T19:43:00Z">
        <w:r w:rsidRPr="00736D05">
          <w:rPr>
            <w:b/>
            <w:color w:val="00B050"/>
            <w:rPrChange w:id="347" w:author="MSI" w:date="2020-07-16T19:44:00Z">
              <w:rPr/>
            </w:rPrChange>
          </w:rPr>
          <w:t>CAMBIO APLICADO</w:t>
        </w:r>
      </w:ins>
    </w:p>
    <w:p w:rsidR="00736D05" w:rsidRPr="00736D05" w:rsidRDefault="00736D05">
      <w:pPr>
        <w:rPr>
          <w:ins w:id="348" w:author="HP ENVY" w:date="2020-07-07T01:12:00Z"/>
          <w:b/>
          <w:color w:val="00B050"/>
          <w:rPrChange w:id="349" w:author="MSI" w:date="2020-07-16T19:44:00Z">
            <w:rPr>
              <w:ins w:id="350" w:author="HP ENVY" w:date="2020-07-07T01:12:00Z"/>
            </w:rPr>
          </w:rPrChange>
        </w:rPr>
      </w:pPr>
    </w:p>
    <w:p w:rsidR="00185A88" w:rsidRDefault="00185A88">
      <w:pPr>
        <w:rPr>
          <w:ins w:id="351" w:author="HP ENVY" w:date="2020-07-07T01:14:00Z"/>
        </w:rPr>
      </w:pPr>
      <w:ins w:id="352" w:author="HP ENVY" w:date="2020-07-07T01:12:00Z">
        <w:r>
          <w:t xml:space="preserve">Si hace clic en el ojito para ver el detalle, debería </w:t>
        </w:r>
        <w:proofErr w:type="spellStart"/>
        <w:r>
          <w:t>muestrar</w:t>
        </w:r>
        <w:proofErr w:type="spellEnd"/>
        <w:r>
          <w:t xml:space="preserve"> el campo de</w:t>
        </w:r>
      </w:ins>
      <w:ins w:id="353" w:author="HP ENVY" w:date="2020-07-07T01:13:00Z">
        <w:r>
          <w:t>talle de la solicitud</w:t>
        </w:r>
      </w:ins>
      <w:ins w:id="354" w:author="HP ENVY" w:date="2020-07-07T01:14:00Z">
        <w:r>
          <w:t>.</w:t>
        </w:r>
      </w:ins>
    </w:p>
    <w:p w:rsidR="00185A88" w:rsidRDefault="00185A88">
      <w:pPr>
        <w:rPr>
          <w:ins w:id="355" w:author="HP ENVY" w:date="2020-07-07T01:14:00Z"/>
        </w:rPr>
      </w:pPr>
      <w:ins w:id="356" w:author="HP ENVY" w:date="2020-07-07T01:14:00Z"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6944" behindDoc="0" locked="0" layoutInCell="1" allowOverlap="1">
                  <wp:simplePos x="0" y="0"/>
                  <wp:positionH relativeFrom="column">
                    <wp:posOffset>869435</wp:posOffset>
                  </wp:positionH>
                  <wp:positionV relativeFrom="paragraph">
                    <wp:posOffset>790958</wp:posOffset>
                  </wp:positionV>
                  <wp:extent cx="2475781" cy="362309"/>
                  <wp:effectExtent l="0" t="0" r="20320" b="19050"/>
                  <wp:wrapNone/>
                  <wp:docPr id="42" name="42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475781" cy="36230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BD60FCA" id="42 Elipse" o:spid="_x0000_s1026" style="position:absolute;margin-left:68.45pt;margin-top:62.3pt;width:194.95pt;height:28.5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" filled="f" strokecolor="#ed7d31 [3205]" strokeweight="1pt">
                  <v:stroke joinstyle="miter"/>
                </v:oval>
              </w:pict>
            </mc:Fallback>
          </mc:AlternateContent>
        </w:r>
        <w:r>
          <w:rPr>
            <w:noProof/>
            <w:lang w:val="en-US"/>
          </w:rPr>
          <w:drawing>
            <wp:inline distT="0" distB="0" distL="0" distR="0" wp14:anchorId="712D15F4" wp14:editId="7BEF93C0">
              <wp:extent cx="4235570" cy="2381370"/>
              <wp:effectExtent l="0" t="0" r="0" b="0"/>
              <wp:docPr id="41" name="Imagen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35495" cy="23813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85A88" w:rsidRDefault="00185A88">
      <w:pPr>
        <w:rPr>
          <w:ins w:id="357" w:author="HP ENVY" w:date="2020-07-07T01:22:00Z"/>
        </w:rPr>
      </w:pPr>
      <w:ins w:id="358" w:author="HP ENVY" w:date="2020-07-07T01:14:00Z">
        <w:r>
          <w:t xml:space="preserve">Cuando se hace clic </w:t>
        </w:r>
      </w:ins>
      <w:ins w:id="359" w:author="HP ENVY" w:date="2020-07-07T01:15:00Z">
        <w:r>
          <w:t xml:space="preserve">en el lápiz para editar el estado de la solicitud, </w:t>
        </w:r>
      </w:ins>
      <w:ins w:id="360" w:author="HP ENVY" w:date="2020-07-07T01:18:00Z">
        <w:r>
          <w:t>solicita de forma obligatoria editar el campo calificación, la cual en este caso no aplica</w:t>
        </w:r>
      </w:ins>
      <w:ins w:id="361" w:author="HP ENVY" w:date="2020-07-07T01:23:00Z">
        <w:r w:rsidR="006F535B">
          <w:t>, así como tampoco las opciones de cambio a Activo o Inactivo y Estado. Eso debería cambiar cuando el proveedor efectivamente lo gestione.</w:t>
        </w:r>
      </w:ins>
    </w:p>
    <w:p w:rsidR="00736D05" w:rsidRDefault="00736D05" w:rsidP="00736D05">
      <w:pPr>
        <w:rPr>
          <w:ins w:id="362" w:author="MSI" w:date="2020-07-16T19:46:00Z"/>
          <w:b/>
          <w:color w:val="00B050"/>
        </w:rPr>
      </w:pPr>
      <w:ins w:id="363" w:author="MSI" w:date="2020-07-16T19:46:00Z">
        <w:r w:rsidRPr="00312525">
          <w:rPr>
            <w:b/>
            <w:color w:val="00B050"/>
          </w:rPr>
          <w:t>CAMBIO APLICADO</w:t>
        </w:r>
        <w:r>
          <w:rPr>
            <w:b/>
            <w:color w:val="00B050"/>
          </w:rPr>
          <w:t xml:space="preserve">, Estos botones no deben aparecer en la bandeja del cliente, dado que solo deben aparecer en la bandeja del proveedor precisamente por lo que </w:t>
        </w:r>
      </w:ins>
      <w:ins w:id="364" w:author="MSI" w:date="2020-07-16T19:47:00Z">
        <w:r>
          <w:rPr>
            <w:b/>
            <w:color w:val="00B050"/>
          </w:rPr>
          <w:t>menciona en el texto anterior</w:t>
        </w:r>
      </w:ins>
      <w:ins w:id="365" w:author="MSI" w:date="2020-07-16T19:46:00Z">
        <w:r>
          <w:rPr>
            <w:b/>
            <w:color w:val="00B050"/>
          </w:rPr>
          <w:t xml:space="preserve">. </w:t>
        </w:r>
      </w:ins>
    </w:p>
    <w:p w:rsidR="006F535B" w:rsidRDefault="006F535B">
      <w:pPr>
        <w:rPr>
          <w:ins w:id="366" w:author="HP ENVY" w:date="2020-07-07T01:18:00Z"/>
        </w:rPr>
      </w:pPr>
    </w:p>
    <w:p w:rsidR="00185A88" w:rsidRDefault="006F535B">
      <w:pPr>
        <w:rPr>
          <w:ins w:id="367" w:author="HP ENVY" w:date="2020-07-07T01:19:00Z"/>
        </w:rPr>
      </w:pPr>
      <w:ins w:id="368" w:author="HP ENVY" w:date="2020-07-07T01:23:00Z">
        <w:r>
          <w:rPr>
            <w:noProof/>
            <w:lang w:val="en-US"/>
          </w:rPr>
          <w:lastRenderedPageBreak/>
          <mc:AlternateContent>
            <mc:Choice Requires="wps">
              <w:drawing>
                <wp:anchor distT="0" distB="0" distL="114300" distR="114300" simplePos="0" relativeHeight="251667968" behindDoc="0" locked="0" layoutInCell="1" allowOverlap="1">
                  <wp:simplePos x="0" y="0"/>
                  <wp:positionH relativeFrom="column">
                    <wp:posOffset>1119073</wp:posOffset>
                  </wp:positionH>
                  <wp:positionV relativeFrom="paragraph">
                    <wp:posOffset>762000</wp:posOffset>
                  </wp:positionV>
                  <wp:extent cx="1302589" cy="508959"/>
                  <wp:effectExtent l="0" t="0" r="12065" b="24765"/>
                  <wp:wrapNone/>
                  <wp:docPr id="44" name="44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02589" cy="50895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0AD7DFDA" id="44 Elipse" o:spid="_x0000_s1026" style="position:absolute;margin-left:88.1pt;margin-top:60pt;width:102.55pt;height:40.1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" filled="f" strokecolor="#ed7d31 [3205]" strokeweight="1pt">
                  <v:stroke joinstyle="miter"/>
                </v:oval>
              </w:pict>
            </mc:Fallback>
          </mc:AlternateContent>
        </w:r>
      </w:ins>
      <w:ins w:id="369" w:author="HP ENVY" w:date="2020-07-07T01:19:00Z">
        <w:r w:rsidR="00185A88">
          <w:rPr>
            <w:noProof/>
            <w:lang w:val="en-US"/>
          </w:rPr>
          <w:drawing>
            <wp:inline distT="0" distB="0" distL="0" distR="0" wp14:anchorId="6BB51C95" wp14:editId="49AA4D9A">
              <wp:extent cx="3614468" cy="2032167"/>
              <wp:effectExtent l="0" t="0" r="5080" b="6350"/>
              <wp:docPr id="43" name="Imagen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4404" cy="203213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85A88" w:rsidRDefault="006F535B">
      <w:pPr>
        <w:rPr>
          <w:ins w:id="370" w:author="HP ENVY" w:date="2020-07-07T01:26:00Z"/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ins w:id="371" w:author="HP ENVY" w:date="2020-07-07T01:24:00Z">
        <w:r>
          <w:t>Luego de hacer este pedido al proveedor Mayaposada.andresfelipe</w:t>
        </w:r>
      </w:ins>
      <w:ins w:id="372" w:author="HP ENVY" w:date="2020-07-07T01:25:00Z">
        <w:r>
          <w:rPr>
            <w:rFonts w:ascii="Helvetica" w:hAnsi="Helvetica" w:cs="Helvetica"/>
            <w:color w:val="222222"/>
            <w:sz w:val="21"/>
            <w:szCs w:val="21"/>
            <w:shd w:val="clear" w:color="auto" w:fill="FFFFFF"/>
          </w:rPr>
          <w:t>@gmail.com</w:t>
        </w:r>
      </w:ins>
      <w:ins w:id="373" w:author="HP ENVY" w:date="2020-07-07T01:24:00Z">
        <w:r>
          <w:t>, ingres</w:t>
        </w:r>
      </w:ins>
      <w:ins w:id="374" w:author="HP ENVY" w:date="2020-07-07T01:25:00Z">
        <w:r>
          <w:t xml:space="preserve">é a su bandeja y no tenía ningún pedido pendiente por gestionar, lo cual no debe suceder. Debería aparecer el pedido que se acababa de hacer del cliente </w:t>
        </w:r>
      </w:ins>
      <w:ins w:id="375" w:author="HP ENVY" w:date="2020-07-07T01:26:00Z">
        <w:r>
          <w:fldChar w:fldCharType="begin"/>
        </w:r>
        <w:r>
          <w:instrText xml:space="preserve"> HYPERLINK "mailto:</w:instrText>
        </w:r>
      </w:ins>
      <w:ins w:id="376" w:author="HP ENVY" w:date="2020-07-07T01:25:00Z">
        <w:r>
          <w:instrText>dpalzate0213</w:instrText>
        </w:r>
        <w:r>
          <w:rPr>
            <w:rFonts w:ascii="Helvetica" w:hAnsi="Helvetica" w:cs="Helvetica"/>
            <w:color w:val="222222"/>
            <w:sz w:val="21"/>
            <w:szCs w:val="21"/>
            <w:shd w:val="clear" w:color="auto" w:fill="FFFFFF"/>
          </w:rPr>
          <w:instrText>@</w:instrText>
        </w:r>
      </w:ins>
      <w:ins w:id="377" w:author="HP ENVY" w:date="2020-07-07T01:26:00Z">
        <w:r>
          <w:rPr>
            <w:rFonts w:ascii="Helvetica" w:hAnsi="Helvetica" w:cs="Helvetica"/>
            <w:color w:val="222222"/>
            <w:sz w:val="21"/>
            <w:szCs w:val="21"/>
            <w:shd w:val="clear" w:color="auto" w:fill="FFFFFF"/>
          </w:rPr>
          <w:instrText>gmail.com</w:instrText>
        </w:r>
        <w:r>
          <w:instrText xml:space="preserve">" </w:instrText>
        </w:r>
        <w:r>
          <w:fldChar w:fldCharType="separate"/>
        </w:r>
      </w:ins>
      <w:ins w:id="378" w:author="HP ENVY" w:date="2020-07-07T01:25:00Z">
        <w:r w:rsidRPr="00391491">
          <w:rPr>
            <w:rStyle w:val="Hipervnculo"/>
          </w:rPr>
          <w:t>dpalzate0213</w:t>
        </w:r>
        <w:r w:rsidRPr="00391491">
          <w:rPr>
            <w:rStyle w:val="Hipervnculo"/>
            <w:rFonts w:ascii="Helvetica" w:hAnsi="Helvetica" w:cs="Helvetica"/>
            <w:sz w:val="21"/>
            <w:szCs w:val="21"/>
            <w:shd w:val="clear" w:color="auto" w:fill="FFFFFF"/>
          </w:rPr>
          <w:t>@</w:t>
        </w:r>
      </w:ins>
      <w:ins w:id="379" w:author="HP ENVY" w:date="2020-07-07T01:26:00Z">
        <w:r w:rsidRPr="00391491">
          <w:rPr>
            <w:rStyle w:val="Hipervnculo"/>
            <w:rFonts w:ascii="Helvetica" w:hAnsi="Helvetica" w:cs="Helvetica"/>
            <w:sz w:val="21"/>
            <w:szCs w:val="21"/>
            <w:shd w:val="clear" w:color="auto" w:fill="FFFFFF"/>
          </w:rPr>
          <w:t>gmail.com</w:t>
        </w:r>
        <w:r>
          <w:fldChar w:fldCharType="end"/>
        </w:r>
        <w:r>
          <w:rPr>
            <w:rFonts w:ascii="Helvetica" w:hAnsi="Helvetica" w:cs="Helvetica"/>
            <w:color w:val="222222"/>
            <w:sz w:val="21"/>
            <w:szCs w:val="21"/>
            <w:shd w:val="clear" w:color="auto" w:fill="FFFFFF"/>
          </w:rPr>
          <w:t xml:space="preserve"> como muestra la secuencia de imágenes anteriores.</w:t>
        </w:r>
      </w:ins>
    </w:p>
    <w:p w:rsidR="006F535B" w:rsidRPr="007C3990" w:rsidDel="007C3990" w:rsidRDefault="006F535B">
      <w:pPr>
        <w:rPr>
          <w:ins w:id="380" w:author="HP ENVY" w:date="2020-07-07T01:26:00Z"/>
          <w:del w:id="381" w:author="MSI" w:date="2020-07-16T19:57:00Z"/>
          <w:rFonts w:ascii="Helvetica" w:hAnsi="Helvetica" w:cs="Helvetica"/>
          <w:b/>
          <w:color w:val="FF0000"/>
          <w:sz w:val="21"/>
          <w:szCs w:val="21"/>
          <w:shd w:val="clear" w:color="auto" w:fill="FFFFFF"/>
          <w:rPrChange w:id="382" w:author="MSI" w:date="2020-07-16T19:57:00Z">
            <w:rPr>
              <w:ins w:id="383" w:author="HP ENVY" w:date="2020-07-07T01:26:00Z"/>
              <w:del w:id="384" w:author="MSI" w:date="2020-07-16T19:57:00Z"/>
              <w:rFonts w:ascii="Helvetica" w:hAnsi="Helvetica" w:cs="Helvetica"/>
              <w:color w:val="222222"/>
              <w:sz w:val="21"/>
              <w:szCs w:val="21"/>
              <w:shd w:val="clear" w:color="auto" w:fill="FFFFFF"/>
            </w:rPr>
          </w:rPrChange>
        </w:rPr>
      </w:pPr>
    </w:p>
    <w:p w:rsidR="006F535B" w:rsidRDefault="006F535B">
      <w:pPr>
        <w:rPr>
          <w:ins w:id="385" w:author="HP ENVY" w:date="2020-07-07T01:19:00Z"/>
        </w:rPr>
      </w:pPr>
      <w:ins w:id="386" w:author="HP ENVY" w:date="2020-07-07T01:26:00Z"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8992" behindDoc="0" locked="0" layoutInCell="1" allowOverlap="1">
                  <wp:simplePos x="0" y="0"/>
                  <wp:positionH relativeFrom="column">
                    <wp:posOffset>1067842</wp:posOffset>
                  </wp:positionH>
                  <wp:positionV relativeFrom="paragraph">
                    <wp:posOffset>1585056</wp:posOffset>
                  </wp:positionV>
                  <wp:extent cx="4330461" cy="759124"/>
                  <wp:effectExtent l="0" t="0" r="13335" b="22225"/>
                  <wp:wrapNone/>
                  <wp:docPr id="46" name="46 Elipse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330461" cy="75912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03E57E5A" id="46 Elipse" o:spid="_x0000_s1026" style="position:absolute;margin-left:84.1pt;margin-top:124.8pt;width:341pt;height:59.7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" filled="f" strokecolor="#ed7d31 [3205]" strokeweight="1pt">
                  <v:stroke joinstyle="miter"/>
                </v:oval>
              </w:pict>
            </mc:Fallback>
          </mc:AlternateContent>
        </w:r>
        <w:r>
          <w:rPr>
            <w:noProof/>
            <w:lang w:val="en-US"/>
          </w:rPr>
          <w:drawing>
            <wp:inline distT="0" distB="0" distL="0" distR="0" wp14:anchorId="57982961" wp14:editId="40719565">
              <wp:extent cx="5400040" cy="3036071"/>
              <wp:effectExtent l="0" t="0" r="0" b="0"/>
              <wp:docPr id="45" name="Imagen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0360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85A88" w:rsidRDefault="00185A88">
      <w:pPr>
        <w:rPr>
          <w:ins w:id="387" w:author="HP ENVY" w:date="2020-07-07T01:19:00Z"/>
        </w:rPr>
      </w:pPr>
    </w:p>
    <w:p w:rsidR="00AF7CDF" w:rsidRDefault="00AF7CDF" w:rsidP="00AF7CDF">
      <w:pPr>
        <w:rPr>
          <w:ins w:id="388" w:author="MSI" w:date="2020-07-27T15:59:00Z"/>
          <w:b/>
          <w:color w:val="00B050"/>
        </w:rPr>
      </w:pPr>
      <w:ins w:id="389" w:author="MSI" w:date="2020-07-27T15:58:00Z">
        <w:r>
          <w:rPr>
            <w:b/>
            <w:color w:val="00B050"/>
          </w:rPr>
          <w:t xml:space="preserve">Cambio aplicado, </w:t>
        </w:r>
      </w:ins>
      <w:ins w:id="390" w:author="MSI" w:date="2020-07-27T16:10:00Z">
        <w:r w:rsidR="0058139E">
          <w:rPr>
            <w:b/>
            <w:color w:val="00B050"/>
          </w:rPr>
          <w:t xml:space="preserve">fue </w:t>
        </w:r>
      </w:ins>
      <w:bookmarkStart w:id="391" w:name="_GoBack"/>
      <w:bookmarkEnd w:id="391"/>
      <w:ins w:id="392" w:author="MSI" w:date="2020-07-27T15:58:00Z">
        <w:r>
          <w:rPr>
            <w:b/>
            <w:color w:val="00B050"/>
          </w:rPr>
          <w:t xml:space="preserve">necesario reestructurar la lógica de la bandeja cliente y proveedor </w:t>
        </w:r>
      </w:ins>
      <w:ins w:id="393" w:author="MSI" w:date="2020-07-27T15:59:00Z">
        <w:r>
          <w:rPr>
            <w:b/>
            <w:color w:val="00B050"/>
          </w:rPr>
          <w:t>dado</w:t>
        </w:r>
      </w:ins>
      <w:ins w:id="394" w:author="MSI" w:date="2020-07-27T15:58:00Z">
        <w:r>
          <w:rPr>
            <w:b/>
            <w:color w:val="00B050"/>
          </w:rPr>
          <w:t xml:space="preserve"> </w:t>
        </w:r>
      </w:ins>
      <w:ins w:id="395" w:author="MSI" w:date="2020-07-27T15:59:00Z">
        <w:r>
          <w:rPr>
            <w:b/>
            <w:color w:val="00B050"/>
          </w:rPr>
          <w:t>que había varios bugs, se hacen pruebas y funciona correctamente.</w:t>
        </w:r>
      </w:ins>
    </w:p>
    <w:p w:rsidR="00AF7CDF" w:rsidRDefault="00AF7CDF" w:rsidP="00AF7CDF">
      <w:pPr>
        <w:rPr>
          <w:ins w:id="396" w:author="MSI" w:date="2020-07-27T15:59:00Z"/>
          <w:b/>
          <w:color w:val="00B050"/>
        </w:rPr>
      </w:pPr>
    </w:p>
    <w:p w:rsidR="00185A88" w:rsidRDefault="00AF7CDF" w:rsidP="00AF7CDF">
      <w:pPr>
        <w:rPr>
          <w:ins w:id="397" w:author="HP ENVY" w:date="2020-07-07T01:19:00Z"/>
        </w:rPr>
      </w:pPr>
      <w:ins w:id="398" w:author="MSI" w:date="2020-07-27T15:58:00Z">
        <w:r>
          <w:rPr>
            <w:b/>
            <w:color w:val="00B050"/>
          </w:rPr>
          <w:t xml:space="preserve"> </w:t>
        </w:r>
      </w:ins>
    </w:p>
    <w:p w:rsidR="00185A88" w:rsidRDefault="00185A88">
      <w:pPr>
        <w:rPr>
          <w:ins w:id="399" w:author="HP ENVY" w:date="2020-07-07T01:19:00Z"/>
        </w:rPr>
      </w:pPr>
    </w:p>
    <w:p w:rsidR="00185A88" w:rsidRDefault="00185A88">
      <w:pPr>
        <w:rPr>
          <w:ins w:id="400" w:author="HP ENVY" w:date="2020-07-07T01:19:00Z"/>
        </w:rPr>
      </w:pPr>
    </w:p>
    <w:p w:rsidR="00185A88" w:rsidRDefault="00185A88">
      <w:pPr>
        <w:rPr>
          <w:ins w:id="401" w:author="HP ENVY" w:date="2020-07-07T01:19:00Z"/>
        </w:rPr>
      </w:pPr>
    </w:p>
    <w:p w:rsidR="00185A88" w:rsidRDefault="00185A88">
      <w:pPr>
        <w:rPr>
          <w:ins w:id="402" w:author="HP ENVY" w:date="2020-07-07T01:19:00Z"/>
        </w:rPr>
      </w:pPr>
    </w:p>
    <w:p w:rsidR="00185A88" w:rsidRDefault="00185A88">
      <w:pPr>
        <w:rPr>
          <w:ins w:id="403" w:author="HP ENVY" w:date="2020-07-07T01:19:00Z"/>
        </w:rPr>
      </w:pPr>
    </w:p>
    <w:p w:rsidR="00185A88" w:rsidRDefault="00185A88">
      <w:pPr>
        <w:rPr>
          <w:ins w:id="404" w:author="HP ENVY" w:date="2020-07-07T01:19:00Z"/>
        </w:rPr>
      </w:pPr>
    </w:p>
    <w:p w:rsidR="00185A88" w:rsidRDefault="00185A88">
      <w:pPr>
        <w:rPr>
          <w:ins w:id="405" w:author="HP ENVY" w:date="2020-07-07T01:14:00Z"/>
        </w:rPr>
      </w:pPr>
    </w:p>
    <w:p w:rsidR="00185A88" w:rsidRDefault="00185A88">
      <w:pPr>
        <w:rPr>
          <w:ins w:id="406" w:author="HP ENVY" w:date="2020-07-07T01:14:00Z"/>
        </w:rPr>
      </w:pPr>
    </w:p>
    <w:p w:rsidR="00185A88" w:rsidRDefault="00185A88">
      <w:pPr>
        <w:rPr>
          <w:ins w:id="407" w:author="HP ENVY" w:date="2020-07-07T01:14:00Z"/>
        </w:rPr>
      </w:pPr>
    </w:p>
    <w:p w:rsidR="00185A88" w:rsidRDefault="00185A88">
      <w:pPr>
        <w:rPr>
          <w:ins w:id="408" w:author="HP ENVY" w:date="2020-07-07T01:14:00Z"/>
        </w:rPr>
      </w:pPr>
    </w:p>
    <w:p w:rsidR="00185A88" w:rsidRDefault="00185A88">
      <w:pPr>
        <w:rPr>
          <w:ins w:id="409" w:author="HP ENVY" w:date="2020-07-07T01:14:00Z"/>
        </w:rPr>
      </w:pPr>
    </w:p>
    <w:p w:rsidR="00185A88" w:rsidRDefault="00185A88">
      <w:pPr>
        <w:rPr>
          <w:ins w:id="410" w:author="HP ENVY" w:date="2020-07-07T01:14:00Z"/>
        </w:rPr>
      </w:pPr>
    </w:p>
    <w:p w:rsidR="00185A88" w:rsidRDefault="00185A88">
      <w:pPr>
        <w:rPr>
          <w:ins w:id="411" w:author="HP ENVY" w:date="2020-07-07T01:14:00Z"/>
        </w:rPr>
      </w:pPr>
    </w:p>
    <w:p w:rsidR="00185A88" w:rsidRDefault="00185A88">
      <w:pPr>
        <w:rPr>
          <w:ins w:id="412" w:author="HP ENVY" w:date="2020-07-07T01:14:00Z"/>
        </w:rPr>
      </w:pPr>
    </w:p>
    <w:p w:rsidR="00185A88" w:rsidRDefault="00185A88">
      <w:pPr>
        <w:rPr>
          <w:ins w:id="413" w:author="HP ENVY" w:date="2020-07-07T01:14:00Z"/>
        </w:rPr>
      </w:pPr>
    </w:p>
    <w:p w:rsidR="00185A88" w:rsidRDefault="00185A88">
      <w:pPr>
        <w:rPr>
          <w:ins w:id="414" w:author="HP ENVY" w:date="2020-07-07T01:14:00Z"/>
        </w:rPr>
      </w:pPr>
    </w:p>
    <w:p w:rsidR="00185A88" w:rsidRDefault="00185A88">
      <w:pPr>
        <w:rPr>
          <w:ins w:id="415" w:author="HP ENVY" w:date="2020-07-07T01:14:00Z"/>
        </w:rPr>
      </w:pPr>
    </w:p>
    <w:p w:rsidR="00185A88" w:rsidRDefault="00185A88">
      <w:pPr>
        <w:rPr>
          <w:ins w:id="416" w:author="HP ENVY" w:date="2020-07-07T01:14:00Z"/>
        </w:rPr>
      </w:pPr>
    </w:p>
    <w:p w:rsidR="00185A88" w:rsidRDefault="00185A88">
      <w:pPr>
        <w:rPr>
          <w:ins w:id="417" w:author="HP ENVY" w:date="2020-07-07T01:14:00Z"/>
        </w:rPr>
      </w:pPr>
    </w:p>
    <w:p w:rsidR="00185A88" w:rsidRDefault="00185A88">
      <w:pPr>
        <w:rPr>
          <w:ins w:id="418" w:author="HP ENVY" w:date="2020-07-07T01:11:00Z"/>
        </w:rPr>
      </w:pPr>
    </w:p>
    <w:p w:rsidR="00185A88" w:rsidRDefault="00185A88">
      <w:pPr>
        <w:rPr>
          <w:ins w:id="419" w:author="HP ENVY" w:date="2020-07-07T01:11:00Z"/>
        </w:rPr>
      </w:pPr>
    </w:p>
    <w:p w:rsidR="00185A88" w:rsidRDefault="00185A88">
      <w:pPr>
        <w:rPr>
          <w:ins w:id="420" w:author="HP ENVY" w:date="2020-07-07T01:11:00Z"/>
        </w:rPr>
      </w:pPr>
    </w:p>
    <w:p w:rsidR="00185A88" w:rsidRDefault="00185A88">
      <w:pPr>
        <w:rPr>
          <w:ins w:id="421" w:author="HP ENVY" w:date="2020-07-07T01:11:00Z"/>
        </w:rPr>
      </w:pPr>
    </w:p>
    <w:p w:rsidR="00185A88" w:rsidRDefault="00185A88">
      <w:pPr>
        <w:rPr>
          <w:ins w:id="422" w:author="HP ENVY" w:date="2020-07-07T01:11:00Z"/>
        </w:rPr>
      </w:pPr>
    </w:p>
    <w:p w:rsidR="00185A88" w:rsidRDefault="00185A88">
      <w:pPr>
        <w:rPr>
          <w:ins w:id="423" w:author="HP ENVY" w:date="2020-07-07T01:11:00Z"/>
        </w:rPr>
      </w:pPr>
    </w:p>
    <w:p w:rsidR="00185A88" w:rsidRDefault="00185A88">
      <w:pPr>
        <w:rPr>
          <w:ins w:id="424" w:author="HP ENVY" w:date="2020-07-07T01:11:00Z"/>
        </w:rPr>
      </w:pPr>
    </w:p>
    <w:p w:rsidR="00125285" w:rsidRDefault="00125285">
      <w:pPr>
        <w:rPr>
          <w:ins w:id="425" w:author="HP ENVY" w:date="2020-07-07T01:05:00Z"/>
        </w:rPr>
      </w:pPr>
      <w:ins w:id="426" w:author="HP ENVY" w:date="2020-07-07T01:08:00Z">
        <w:r>
          <w:t xml:space="preserve"> </w:t>
        </w:r>
      </w:ins>
    </w:p>
    <w:p w:rsidR="00125285" w:rsidRDefault="00125285">
      <w:pPr>
        <w:rPr>
          <w:ins w:id="427" w:author="HP ENVY" w:date="2020-07-07T01:05:00Z"/>
        </w:rPr>
      </w:pPr>
    </w:p>
    <w:p w:rsidR="00125285" w:rsidRDefault="00125285">
      <w:pPr>
        <w:rPr>
          <w:ins w:id="428" w:author="HP ENVY" w:date="2020-07-07T01:05:00Z"/>
        </w:rPr>
      </w:pPr>
    </w:p>
    <w:p w:rsidR="00125285" w:rsidRDefault="00125285">
      <w:pPr>
        <w:rPr>
          <w:ins w:id="429" w:author="HP ENVY" w:date="2020-07-07T01:01:00Z"/>
        </w:rPr>
      </w:pPr>
    </w:p>
    <w:p w:rsidR="00E31ED9" w:rsidRDefault="00E31ED9">
      <w:pPr>
        <w:rPr>
          <w:ins w:id="430" w:author="HP ENVY" w:date="2020-07-07T00:59:00Z"/>
        </w:rPr>
      </w:pPr>
    </w:p>
    <w:p w:rsidR="00E31ED9" w:rsidRDefault="00E31ED9"/>
    <w:sectPr w:rsidR="00E31E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SI">
    <w15:presenceInfo w15:providerId="Windows Live" w15:userId="46f35a829657fdc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9F9"/>
    <w:rsid w:val="00073381"/>
    <w:rsid w:val="000B66F9"/>
    <w:rsid w:val="000C7A86"/>
    <w:rsid w:val="000E09F9"/>
    <w:rsid w:val="00125285"/>
    <w:rsid w:val="00185A88"/>
    <w:rsid w:val="003648FB"/>
    <w:rsid w:val="00366D04"/>
    <w:rsid w:val="003A7674"/>
    <w:rsid w:val="004859AC"/>
    <w:rsid w:val="00491160"/>
    <w:rsid w:val="0051772F"/>
    <w:rsid w:val="00567E56"/>
    <w:rsid w:val="0058139E"/>
    <w:rsid w:val="00647B9F"/>
    <w:rsid w:val="00653283"/>
    <w:rsid w:val="006819B5"/>
    <w:rsid w:val="00684B91"/>
    <w:rsid w:val="006F535B"/>
    <w:rsid w:val="00736D05"/>
    <w:rsid w:val="007C3990"/>
    <w:rsid w:val="007D060D"/>
    <w:rsid w:val="00834FB1"/>
    <w:rsid w:val="00901114"/>
    <w:rsid w:val="00951315"/>
    <w:rsid w:val="00981056"/>
    <w:rsid w:val="009F2EA6"/>
    <w:rsid w:val="00A95DD5"/>
    <w:rsid w:val="00AF7CDF"/>
    <w:rsid w:val="00BB6E1A"/>
    <w:rsid w:val="00BE72CA"/>
    <w:rsid w:val="00C3268E"/>
    <w:rsid w:val="00C857BA"/>
    <w:rsid w:val="00CC7F87"/>
    <w:rsid w:val="00CF12E3"/>
    <w:rsid w:val="00D90437"/>
    <w:rsid w:val="00DC273D"/>
    <w:rsid w:val="00DC71C5"/>
    <w:rsid w:val="00DD2C53"/>
    <w:rsid w:val="00E31ED9"/>
    <w:rsid w:val="00F22768"/>
    <w:rsid w:val="00F37344"/>
    <w:rsid w:val="00F57A1B"/>
    <w:rsid w:val="00FB3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A6A86"/>
  <w15:docId w15:val="{FFE3A4F4-B96F-421C-9250-657A09667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B6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6E1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6F53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1681</Words>
  <Characters>9587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WDS</Company>
  <LinksUpToDate>false</LinksUpToDate>
  <CharactersWithSpaces>11246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Felipe Maya Posada</dc:creator>
  <cp:lastModifiedBy>MSI</cp:lastModifiedBy>
  <cp:revision>4</cp:revision>
  <dcterms:created xsi:type="dcterms:W3CDTF">2020-07-17T01:06:00Z</dcterms:created>
  <dcterms:modified xsi:type="dcterms:W3CDTF">2020-07-27T21:10:00Z</dcterms:modified>
</cp:coreProperties>
</file>